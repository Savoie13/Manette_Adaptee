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F8580" w14:textId="2A551893" w:rsidR="008212AE" w:rsidRDefault="008212AE">
      <w:r w:rsidRPr="00F16D25">
        <w:rPr>
          <w:noProof/>
        </w:rPr>
        <w:drawing>
          <wp:anchor distT="0" distB="0" distL="114300" distR="114300" simplePos="0" relativeHeight="251658240" behindDoc="0" locked="0" layoutInCell="1" allowOverlap="1" wp14:anchorId="603E446F" wp14:editId="49908665">
            <wp:simplePos x="0" y="0"/>
            <wp:positionH relativeFrom="margin">
              <wp:align>right</wp:align>
            </wp:positionH>
            <wp:positionV relativeFrom="paragraph">
              <wp:posOffset>182245</wp:posOffset>
            </wp:positionV>
            <wp:extent cx="5722620" cy="941705"/>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22620" cy="941705"/>
                    </a:xfrm>
                    <a:prstGeom prst="rect">
                      <a:avLst/>
                    </a:prstGeom>
                  </pic:spPr>
                </pic:pic>
              </a:graphicData>
            </a:graphic>
            <wp14:sizeRelH relativeFrom="margin">
              <wp14:pctWidth>0</wp14:pctWidth>
            </wp14:sizeRelH>
          </wp:anchor>
        </w:drawing>
      </w:r>
    </w:p>
    <w:p w14:paraId="64F2F71E" w14:textId="2ADE399D" w:rsidR="008212AE" w:rsidRDefault="008212AE"/>
    <w:p w14:paraId="488099E5" w14:textId="646A950B" w:rsidR="008212AE" w:rsidRPr="005D7422" w:rsidRDefault="008212AE" w:rsidP="005D7422">
      <w:pPr>
        <w:jc w:val="center"/>
        <w:rPr>
          <w:sz w:val="24"/>
          <w:szCs w:val="24"/>
        </w:rPr>
      </w:pPr>
      <w:r w:rsidRPr="005D7422">
        <w:rPr>
          <w:sz w:val="24"/>
          <w:szCs w:val="24"/>
        </w:rPr>
        <w:t>Mathis Savoie</w:t>
      </w:r>
      <w:r w:rsidR="006046DE" w:rsidRPr="005D7422">
        <w:rPr>
          <w:sz w:val="24"/>
          <w:szCs w:val="24"/>
        </w:rPr>
        <w:t>, Jackob Breton</w:t>
      </w:r>
    </w:p>
    <w:p w14:paraId="089CD1CB" w14:textId="77777777" w:rsidR="008212AE" w:rsidRPr="005D7422" w:rsidRDefault="008212AE" w:rsidP="005D7422">
      <w:pPr>
        <w:jc w:val="center"/>
        <w:rPr>
          <w:sz w:val="24"/>
          <w:szCs w:val="24"/>
        </w:rPr>
      </w:pPr>
      <w:r w:rsidRPr="005D7422">
        <w:rPr>
          <w:sz w:val="24"/>
          <w:szCs w:val="24"/>
        </w:rPr>
        <w:t>Technologies de systèmes ordinés</w:t>
      </w:r>
    </w:p>
    <w:p w14:paraId="032905EF" w14:textId="77777777" w:rsidR="008212AE" w:rsidRPr="005D7422" w:rsidRDefault="008212AE" w:rsidP="005D7422">
      <w:pPr>
        <w:jc w:val="center"/>
        <w:rPr>
          <w:sz w:val="24"/>
          <w:szCs w:val="24"/>
        </w:rPr>
      </w:pPr>
      <w:r w:rsidRPr="005D7422">
        <w:rPr>
          <w:sz w:val="24"/>
          <w:szCs w:val="24"/>
        </w:rPr>
        <w:t>Groupe 2317</w:t>
      </w:r>
    </w:p>
    <w:p w14:paraId="2089B659" w14:textId="77777777" w:rsidR="00B77A34" w:rsidRDefault="00B77A34" w:rsidP="005D7422">
      <w:pPr>
        <w:jc w:val="center"/>
        <w:rPr>
          <w:sz w:val="24"/>
          <w:szCs w:val="24"/>
        </w:rPr>
      </w:pPr>
    </w:p>
    <w:p w14:paraId="2B3C1307" w14:textId="77777777" w:rsidR="005D7422" w:rsidRPr="005D7422" w:rsidRDefault="005D7422" w:rsidP="005D7422">
      <w:pPr>
        <w:jc w:val="center"/>
        <w:rPr>
          <w:sz w:val="24"/>
          <w:szCs w:val="24"/>
        </w:rPr>
      </w:pPr>
    </w:p>
    <w:p w14:paraId="56A531A2" w14:textId="5B9BA5A7" w:rsidR="00B77A34" w:rsidRPr="005D7422" w:rsidRDefault="00B77A34" w:rsidP="005D7422">
      <w:pPr>
        <w:jc w:val="center"/>
        <w:rPr>
          <w:sz w:val="24"/>
          <w:szCs w:val="24"/>
        </w:rPr>
      </w:pPr>
      <w:r w:rsidRPr="005D7422">
        <w:rPr>
          <w:sz w:val="24"/>
          <w:szCs w:val="24"/>
        </w:rPr>
        <w:t xml:space="preserve">Devis </w:t>
      </w:r>
      <w:r w:rsidR="004C516E">
        <w:rPr>
          <w:sz w:val="24"/>
          <w:szCs w:val="24"/>
        </w:rPr>
        <w:t>t</w:t>
      </w:r>
      <w:r w:rsidRPr="005D7422">
        <w:rPr>
          <w:sz w:val="24"/>
          <w:szCs w:val="24"/>
        </w:rPr>
        <w:t>echnique</w:t>
      </w:r>
      <w:r w:rsidR="00862311" w:rsidRPr="005D7422">
        <w:rPr>
          <w:sz w:val="24"/>
          <w:szCs w:val="24"/>
        </w:rPr>
        <w:t xml:space="preserve"> </w:t>
      </w:r>
      <w:r w:rsidR="00EF6E10" w:rsidRPr="005D7422">
        <w:rPr>
          <w:sz w:val="24"/>
          <w:szCs w:val="24"/>
        </w:rPr>
        <w:t xml:space="preserve">du projet de l’école </w:t>
      </w:r>
      <w:r w:rsidR="00D76D01" w:rsidRPr="005D7422">
        <w:rPr>
          <w:sz w:val="24"/>
          <w:szCs w:val="24"/>
        </w:rPr>
        <w:t xml:space="preserve">le </w:t>
      </w:r>
      <w:r w:rsidR="00EF6E10" w:rsidRPr="005D7422">
        <w:rPr>
          <w:sz w:val="24"/>
          <w:szCs w:val="24"/>
        </w:rPr>
        <w:t>Touret</w:t>
      </w:r>
    </w:p>
    <w:p w14:paraId="3BFEFB25" w14:textId="6A832EDD" w:rsidR="00530070" w:rsidRDefault="00530070" w:rsidP="005D7422">
      <w:pPr>
        <w:jc w:val="center"/>
        <w:rPr>
          <w:sz w:val="24"/>
          <w:szCs w:val="24"/>
        </w:rPr>
      </w:pPr>
    </w:p>
    <w:p w14:paraId="4C26A3A9" w14:textId="77777777" w:rsidR="005D7422" w:rsidRDefault="005D7422" w:rsidP="005D7422">
      <w:pPr>
        <w:jc w:val="center"/>
        <w:rPr>
          <w:sz w:val="24"/>
          <w:szCs w:val="24"/>
        </w:rPr>
      </w:pPr>
    </w:p>
    <w:p w14:paraId="75397FE8" w14:textId="77777777" w:rsidR="005D7422" w:rsidRPr="005D7422" w:rsidRDefault="005D7422" w:rsidP="005D7422">
      <w:pPr>
        <w:jc w:val="center"/>
        <w:rPr>
          <w:sz w:val="24"/>
          <w:szCs w:val="24"/>
        </w:rPr>
      </w:pPr>
    </w:p>
    <w:p w14:paraId="3CD607A5" w14:textId="402ABEA2" w:rsidR="00C26085" w:rsidRPr="005D7422" w:rsidRDefault="00C26085" w:rsidP="005D7422">
      <w:pPr>
        <w:jc w:val="center"/>
        <w:rPr>
          <w:sz w:val="24"/>
          <w:szCs w:val="24"/>
        </w:rPr>
      </w:pPr>
      <w:r w:rsidRPr="005D7422">
        <w:rPr>
          <w:sz w:val="24"/>
          <w:szCs w:val="24"/>
        </w:rPr>
        <w:t xml:space="preserve">Devis </w:t>
      </w:r>
      <w:r w:rsidR="00C67344" w:rsidRPr="005D7422">
        <w:rPr>
          <w:sz w:val="24"/>
          <w:szCs w:val="24"/>
        </w:rPr>
        <w:t>t</w:t>
      </w:r>
      <w:r w:rsidRPr="005D7422">
        <w:rPr>
          <w:sz w:val="24"/>
          <w:szCs w:val="24"/>
        </w:rPr>
        <w:t>echn</w:t>
      </w:r>
      <w:r w:rsidR="00C67344" w:rsidRPr="005D7422">
        <w:rPr>
          <w:sz w:val="24"/>
          <w:szCs w:val="24"/>
        </w:rPr>
        <w:t>i</w:t>
      </w:r>
      <w:r w:rsidRPr="005D7422">
        <w:rPr>
          <w:sz w:val="24"/>
          <w:szCs w:val="24"/>
        </w:rPr>
        <w:t>que présenté à</w:t>
      </w:r>
    </w:p>
    <w:p w14:paraId="5F9BCAA9" w14:textId="3935672D" w:rsidR="00C26085" w:rsidRPr="005D7422" w:rsidRDefault="00C26085" w:rsidP="005D7422">
      <w:pPr>
        <w:jc w:val="center"/>
        <w:rPr>
          <w:sz w:val="24"/>
          <w:szCs w:val="24"/>
        </w:rPr>
      </w:pPr>
      <w:r w:rsidRPr="005D7422">
        <w:rPr>
          <w:sz w:val="24"/>
          <w:szCs w:val="24"/>
        </w:rPr>
        <w:t xml:space="preserve">M. </w:t>
      </w:r>
      <w:r w:rsidR="267A6504" w:rsidRPr="005D7422">
        <w:rPr>
          <w:sz w:val="24"/>
          <w:szCs w:val="24"/>
        </w:rPr>
        <w:t>Nic</w:t>
      </w:r>
      <w:r w:rsidR="00B9777E" w:rsidRPr="005D7422">
        <w:rPr>
          <w:sz w:val="24"/>
          <w:szCs w:val="24"/>
        </w:rPr>
        <w:t>olas</w:t>
      </w:r>
      <w:r w:rsidR="007C1F61" w:rsidRPr="005D7422">
        <w:rPr>
          <w:sz w:val="24"/>
          <w:szCs w:val="24"/>
        </w:rPr>
        <w:t xml:space="preserve"> Huppé</w:t>
      </w:r>
    </w:p>
    <w:p w14:paraId="0AFF3A29" w14:textId="77777777" w:rsidR="00C26085" w:rsidRPr="005D7422" w:rsidRDefault="00C26085" w:rsidP="005D7422">
      <w:pPr>
        <w:jc w:val="center"/>
        <w:rPr>
          <w:sz w:val="24"/>
          <w:szCs w:val="24"/>
        </w:rPr>
      </w:pPr>
      <w:r w:rsidRPr="005D7422">
        <w:rPr>
          <w:sz w:val="24"/>
          <w:szCs w:val="24"/>
        </w:rPr>
        <w:t>Pour le cours</w:t>
      </w:r>
    </w:p>
    <w:p w14:paraId="7C66F05C" w14:textId="656D6270" w:rsidR="00C26085" w:rsidRPr="005D7422" w:rsidRDefault="009B5F06" w:rsidP="005D7422">
      <w:pPr>
        <w:jc w:val="center"/>
        <w:rPr>
          <w:rStyle w:val="fontstyle01"/>
          <w:rFonts w:asciiTheme="minorHAnsi" w:hAnsiTheme="minorHAnsi" w:cstheme="minorHAnsi"/>
        </w:rPr>
      </w:pPr>
      <w:r w:rsidRPr="005D7422">
        <w:rPr>
          <w:rStyle w:val="fontstyle01"/>
          <w:rFonts w:asciiTheme="minorHAnsi" w:hAnsiTheme="minorHAnsi" w:cstheme="minorHAnsi"/>
        </w:rPr>
        <w:t>Planification de projet</w:t>
      </w:r>
      <w:r w:rsidR="00C26085" w:rsidRPr="005D7422">
        <w:rPr>
          <w:rStyle w:val="fontstyle01"/>
          <w:rFonts w:asciiTheme="minorHAnsi" w:hAnsiTheme="minorHAnsi" w:cstheme="minorHAnsi"/>
        </w:rPr>
        <w:t xml:space="preserve"> 247-5</w:t>
      </w:r>
      <w:r w:rsidR="00D96316" w:rsidRPr="005D7422">
        <w:rPr>
          <w:rStyle w:val="fontstyle01"/>
          <w:rFonts w:asciiTheme="minorHAnsi" w:hAnsiTheme="minorHAnsi" w:cstheme="minorHAnsi"/>
        </w:rPr>
        <w:t>75</w:t>
      </w:r>
      <w:r w:rsidR="00C26085" w:rsidRPr="005D7422">
        <w:rPr>
          <w:rStyle w:val="fontstyle01"/>
          <w:rFonts w:asciiTheme="minorHAnsi" w:hAnsiTheme="minorHAnsi" w:cstheme="minorHAnsi"/>
        </w:rPr>
        <w:t>-SH A2022</w:t>
      </w:r>
    </w:p>
    <w:p w14:paraId="1361F4B4" w14:textId="77777777" w:rsidR="00EF6E10" w:rsidRPr="005D7422" w:rsidRDefault="00EF6E10" w:rsidP="005D7422">
      <w:pPr>
        <w:jc w:val="center"/>
        <w:rPr>
          <w:sz w:val="24"/>
          <w:szCs w:val="24"/>
        </w:rPr>
      </w:pPr>
    </w:p>
    <w:p w14:paraId="2115D5D2" w14:textId="77777777" w:rsidR="00936129" w:rsidRPr="005D7422" w:rsidRDefault="00936129" w:rsidP="005D7422">
      <w:pPr>
        <w:jc w:val="center"/>
        <w:rPr>
          <w:sz w:val="24"/>
          <w:szCs w:val="24"/>
        </w:rPr>
      </w:pPr>
    </w:p>
    <w:p w14:paraId="6C40D798" w14:textId="77777777" w:rsidR="00936129" w:rsidRPr="005D7422" w:rsidRDefault="00936129" w:rsidP="005D7422">
      <w:pPr>
        <w:jc w:val="center"/>
        <w:rPr>
          <w:rStyle w:val="fontstyle01"/>
          <w:rFonts w:asciiTheme="minorHAnsi" w:hAnsiTheme="minorHAnsi" w:cstheme="minorHAnsi"/>
        </w:rPr>
      </w:pPr>
      <w:r w:rsidRPr="005D7422">
        <w:rPr>
          <w:rStyle w:val="fontstyle01"/>
          <w:rFonts w:asciiTheme="minorHAnsi" w:hAnsiTheme="minorHAnsi" w:cstheme="minorHAnsi"/>
        </w:rPr>
        <w:t>Remis</w:t>
      </w:r>
    </w:p>
    <w:p w14:paraId="0E9BC773" w14:textId="20153649" w:rsidR="00936129" w:rsidRPr="005D7422" w:rsidDel="00042064" w:rsidRDefault="00936129" w:rsidP="005D7422">
      <w:pPr>
        <w:jc w:val="center"/>
        <w:rPr>
          <w:del w:id="0" w:author="Huppé, Nicolas" w:date="2022-12-20T15:32:00Z"/>
          <w:rStyle w:val="fontstyle01"/>
          <w:rFonts w:asciiTheme="minorHAnsi" w:hAnsiTheme="minorHAnsi" w:cstheme="minorHAnsi"/>
        </w:rPr>
      </w:pPr>
      <w:del w:id="1" w:author="Huppé, Nicolas" w:date="2022-12-20T15:32:00Z">
        <w:r w:rsidRPr="005D7422" w:rsidDel="00042064">
          <w:rPr>
            <w:rStyle w:val="fontstyle01"/>
            <w:rFonts w:asciiTheme="minorHAnsi" w:hAnsiTheme="minorHAnsi" w:cstheme="minorHAnsi"/>
          </w:rPr>
          <w:delText>2</w:delText>
        </w:r>
        <w:r w:rsidR="00162195" w:rsidRPr="005D7422" w:rsidDel="00042064">
          <w:rPr>
            <w:rStyle w:val="fontstyle01"/>
            <w:rFonts w:asciiTheme="minorHAnsi" w:hAnsiTheme="minorHAnsi" w:cstheme="minorHAnsi"/>
          </w:rPr>
          <w:delText>2</w:delText>
        </w:r>
        <w:r w:rsidRPr="005D7422" w:rsidDel="00042064">
          <w:rPr>
            <w:rStyle w:val="fontstyle01"/>
            <w:rFonts w:asciiTheme="minorHAnsi" w:hAnsiTheme="minorHAnsi" w:cstheme="minorHAnsi"/>
          </w:rPr>
          <w:delText xml:space="preserve"> </w:delText>
        </w:r>
        <w:r w:rsidR="00162195" w:rsidRPr="005D7422" w:rsidDel="00042064">
          <w:rPr>
            <w:rStyle w:val="fontstyle01"/>
            <w:rFonts w:asciiTheme="minorHAnsi" w:hAnsiTheme="minorHAnsi" w:cstheme="minorHAnsi"/>
          </w:rPr>
          <w:delText>novembre</w:delText>
        </w:r>
        <w:r w:rsidRPr="005D7422" w:rsidDel="00042064">
          <w:rPr>
            <w:rStyle w:val="fontstyle01"/>
            <w:rFonts w:asciiTheme="minorHAnsi" w:hAnsiTheme="minorHAnsi" w:cstheme="minorHAnsi"/>
          </w:rPr>
          <w:delText xml:space="preserve"> 2022</w:delText>
        </w:r>
      </w:del>
    </w:p>
    <w:p w14:paraId="0C351A5B" w14:textId="14BEA8B6" w:rsidR="00CF47D6" w:rsidRDefault="00CF47D6">
      <w:r>
        <w:br w:type="page"/>
      </w:r>
    </w:p>
    <w:sdt>
      <w:sdtPr>
        <w:rPr>
          <w:rFonts w:asciiTheme="minorHAnsi" w:eastAsiaTheme="minorHAnsi" w:hAnsiTheme="minorHAnsi" w:cstheme="minorBidi"/>
          <w:color w:val="auto"/>
          <w:sz w:val="22"/>
          <w:szCs w:val="22"/>
          <w:lang w:val="fr-FR" w:eastAsia="en-US"/>
        </w:rPr>
        <w:id w:val="566009499"/>
        <w:docPartObj>
          <w:docPartGallery w:val="Table of Contents"/>
          <w:docPartUnique/>
        </w:docPartObj>
      </w:sdtPr>
      <w:sdtEndPr>
        <w:rPr>
          <w:lang w:val="fr-CA"/>
        </w:rPr>
      </w:sdtEndPr>
      <w:sdtContent>
        <w:p w14:paraId="22BD2298" w14:textId="547529A3" w:rsidR="002F1A05" w:rsidRDefault="002F1A05">
          <w:pPr>
            <w:pStyle w:val="En-ttedetabledesmatires"/>
            <w:rPr>
              <w:lang w:val="fr-FR"/>
            </w:rPr>
          </w:pPr>
          <w:r>
            <w:rPr>
              <w:lang w:val="fr-FR"/>
            </w:rPr>
            <w:t>Table des matières</w:t>
          </w:r>
        </w:p>
        <w:p w14:paraId="709E98A9" w14:textId="2B0381AD" w:rsidR="00C124BA" w:rsidRDefault="00296A6C">
          <w:pPr>
            <w:pStyle w:val="TM1"/>
            <w:tabs>
              <w:tab w:val="right" w:leader="dot" w:pos="9016"/>
            </w:tabs>
            <w:rPr>
              <w:rFonts w:eastAsiaTheme="minorEastAsia"/>
              <w:noProof/>
              <w:lang w:val="en-CA" w:eastAsia="en-CA"/>
            </w:rPr>
          </w:pPr>
          <w:r>
            <w:fldChar w:fldCharType="begin"/>
          </w:r>
          <w:r w:rsidR="002F1A05">
            <w:instrText>TOC \o "1-3" \h \z \u</w:instrText>
          </w:r>
          <w:r>
            <w:fldChar w:fldCharType="separate"/>
          </w:r>
          <w:hyperlink w:anchor="_Toc121727765" w:history="1">
            <w:r w:rsidR="00C124BA" w:rsidRPr="008D7F2A">
              <w:rPr>
                <w:rStyle w:val="Lienhypertexte"/>
                <w:noProof/>
              </w:rPr>
              <w:t>Mise en contexte</w:t>
            </w:r>
            <w:r w:rsidR="00C124BA">
              <w:rPr>
                <w:noProof/>
                <w:webHidden/>
              </w:rPr>
              <w:tab/>
            </w:r>
            <w:r w:rsidR="00C124BA">
              <w:rPr>
                <w:noProof/>
                <w:webHidden/>
              </w:rPr>
              <w:fldChar w:fldCharType="begin"/>
            </w:r>
            <w:r w:rsidR="00C124BA">
              <w:rPr>
                <w:noProof/>
                <w:webHidden/>
              </w:rPr>
              <w:instrText xml:space="preserve"> PAGEREF _Toc121727765 \h </w:instrText>
            </w:r>
            <w:r w:rsidR="00C124BA">
              <w:rPr>
                <w:noProof/>
                <w:webHidden/>
              </w:rPr>
            </w:r>
            <w:r w:rsidR="00C124BA">
              <w:rPr>
                <w:noProof/>
                <w:webHidden/>
              </w:rPr>
              <w:fldChar w:fldCharType="separate"/>
            </w:r>
            <w:r w:rsidR="007F2B2E">
              <w:rPr>
                <w:noProof/>
                <w:webHidden/>
              </w:rPr>
              <w:t>3</w:t>
            </w:r>
            <w:r w:rsidR="00C124BA">
              <w:rPr>
                <w:noProof/>
                <w:webHidden/>
              </w:rPr>
              <w:fldChar w:fldCharType="end"/>
            </w:r>
          </w:hyperlink>
        </w:p>
        <w:p w14:paraId="0F53847B" w14:textId="177DE503" w:rsidR="00C124BA" w:rsidRDefault="00000000">
          <w:pPr>
            <w:pStyle w:val="TM1"/>
            <w:tabs>
              <w:tab w:val="right" w:leader="dot" w:pos="9016"/>
            </w:tabs>
            <w:rPr>
              <w:rFonts w:eastAsiaTheme="minorEastAsia"/>
              <w:noProof/>
              <w:lang w:val="en-CA" w:eastAsia="en-CA"/>
            </w:rPr>
          </w:pPr>
          <w:hyperlink w:anchor="_Toc121727766" w:history="1">
            <w:r w:rsidR="00C124BA" w:rsidRPr="008D7F2A">
              <w:rPr>
                <w:rStyle w:val="Lienhypertexte"/>
                <w:noProof/>
              </w:rPr>
              <w:t>Schéma synoptique</w:t>
            </w:r>
            <w:r w:rsidR="00C124BA">
              <w:rPr>
                <w:noProof/>
                <w:webHidden/>
              </w:rPr>
              <w:tab/>
            </w:r>
            <w:r w:rsidR="00C124BA">
              <w:rPr>
                <w:noProof/>
                <w:webHidden/>
              </w:rPr>
              <w:fldChar w:fldCharType="begin"/>
            </w:r>
            <w:r w:rsidR="00C124BA">
              <w:rPr>
                <w:noProof/>
                <w:webHidden/>
              </w:rPr>
              <w:instrText xml:space="preserve"> PAGEREF _Toc121727766 \h </w:instrText>
            </w:r>
            <w:r w:rsidR="00C124BA">
              <w:rPr>
                <w:noProof/>
                <w:webHidden/>
              </w:rPr>
            </w:r>
            <w:r w:rsidR="00C124BA">
              <w:rPr>
                <w:noProof/>
                <w:webHidden/>
              </w:rPr>
              <w:fldChar w:fldCharType="separate"/>
            </w:r>
            <w:r w:rsidR="007F2B2E">
              <w:rPr>
                <w:noProof/>
                <w:webHidden/>
              </w:rPr>
              <w:t>3</w:t>
            </w:r>
            <w:r w:rsidR="00C124BA">
              <w:rPr>
                <w:noProof/>
                <w:webHidden/>
              </w:rPr>
              <w:fldChar w:fldCharType="end"/>
            </w:r>
          </w:hyperlink>
        </w:p>
        <w:p w14:paraId="120E2A8B" w14:textId="71083C71" w:rsidR="00C124BA" w:rsidRDefault="00000000">
          <w:pPr>
            <w:pStyle w:val="TM1"/>
            <w:tabs>
              <w:tab w:val="right" w:leader="dot" w:pos="9016"/>
            </w:tabs>
            <w:rPr>
              <w:rFonts w:eastAsiaTheme="minorEastAsia"/>
              <w:noProof/>
              <w:lang w:val="en-CA" w:eastAsia="en-CA"/>
            </w:rPr>
          </w:pPr>
          <w:hyperlink w:anchor="_Toc121727767" w:history="1">
            <w:r w:rsidR="00C124BA" w:rsidRPr="008D7F2A">
              <w:rPr>
                <w:rStyle w:val="Lienhypertexte"/>
                <w:noProof/>
              </w:rPr>
              <w:t>Prototype</w:t>
            </w:r>
            <w:r w:rsidR="00C124BA">
              <w:rPr>
                <w:noProof/>
                <w:webHidden/>
              </w:rPr>
              <w:tab/>
            </w:r>
            <w:r w:rsidR="00C124BA">
              <w:rPr>
                <w:noProof/>
                <w:webHidden/>
              </w:rPr>
              <w:fldChar w:fldCharType="begin"/>
            </w:r>
            <w:r w:rsidR="00C124BA">
              <w:rPr>
                <w:noProof/>
                <w:webHidden/>
              </w:rPr>
              <w:instrText xml:space="preserve"> PAGEREF _Toc121727767 \h </w:instrText>
            </w:r>
            <w:r w:rsidR="00C124BA">
              <w:rPr>
                <w:noProof/>
                <w:webHidden/>
              </w:rPr>
            </w:r>
            <w:r w:rsidR="00C124BA">
              <w:rPr>
                <w:noProof/>
                <w:webHidden/>
              </w:rPr>
              <w:fldChar w:fldCharType="separate"/>
            </w:r>
            <w:r w:rsidR="007F2B2E">
              <w:rPr>
                <w:noProof/>
                <w:webHidden/>
              </w:rPr>
              <w:t>4</w:t>
            </w:r>
            <w:r w:rsidR="00C124BA">
              <w:rPr>
                <w:noProof/>
                <w:webHidden/>
              </w:rPr>
              <w:fldChar w:fldCharType="end"/>
            </w:r>
          </w:hyperlink>
        </w:p>
        <w:p w14:paraId="4482D164" w14:textId="3C56D331" w:rsidR="00C124BA" w:rsidRDefault="00000000">
          <w:pPr>
            <w:pStyle w:val="TM1"/>
            <w:tabs>
              <w:tab w:val="right" w:leader="dot" w:pos="9016"/>
            </w:tabs>
            <w:rPr>
              <w:rFonts w:eastAsiaTheme="minorEastAsia"/>
              <w:noProof/>
              <w:lang w:val="en-CA" w:eastAsia="en-CA"/>
            </w:rPr>
          </w:pPr>
          <w:hyperlink w:anchor="_Toc121727768" w:history="1">
            <w:r w:rsidR="00C124BA" w:rsidRPr="008D7F2A">
              <w:rPr>
                <w:rStyle w:val="Lienhypertexte"/>
                <w:noProof/>
              </w:rPr>
              <w:t>Défis techniques/risques</w:t>
            </w:r>
            <w:r w:rsidR="00C124BA">
              <w:rPr>
                <w:noProof/>
                <w:webHidden/>
              </w:rPr>
              <w:tab/>
            </w:r>
            <w:r w:rsidR="00C124BA">
              <w:rPr>
                <w:noProof/>
                <w:webHidden/>
              </w:rPr>
              <w:fldChar w:fldCharType="begin"/>
            </w:r>
            <w:r w:rsidR="00C124BA">
              <w:rPr>
                <w:noProof/>
                <w:webHidden/>
              </w:rPr>
              <w:instrText xml:space="preserve"> PAGEREF _Toc121727768 \h </w:instrText>
            </w:r>
            <w:r w:rsidR="00C124BA">
              <w:rPr>
                <w:noProof/>
                <w:webHidden/>
              </w:rPr>
            </w:r>
            <w:r w:rsidR="00C124BA">
              <w:rPr>
                <w:noProof/>
                <w:webHidden/>
              </w:rPr>
              <w:fldChar w:fldCharType="separate"/>
            </w:r>
            <w:r w:rsidR="007F2B2E">
              <w:rPr>
                <w:noProof/>
                <w:webHidden/>
              </w:rPr>
              <w:t>4</w:t>
            </w:r>
            <w:r w:rsidR="00C124BA">
              <w:rPr>
                <w:noProof/>
                <w:webHidden/>
              </w:rPr>
              <w:fldChar w:fldCharType="end"/>
            </w:r>
          </w:hyperlink>
        </w:p>
        <w:p w14:paraId="69A7BA53" w14:textId="2C9F1222" w:rsidR="00C124BA" w:rsidRDefault="00000000">
          <w:pPr>
            <w:pStyle w:val="TM1"/>
            <w:tabs>
              <w:tab w:val="right" w:leader="dot" w:pos="9016"/>
            </w:tabs>
            <w:rPr>
              <w:rFonts w:eastAsiaTheme="minorEastAsia"/>
              <w:noProof/>
              <w:lang w:val="en-CA" w:eastAsia="en-CA"/>
            </w:rPr>
          </w:pPr>
          <w:hyperlink w:anchor="_Toc121727769" w:history="1">
            <w:r w:rsidR="00C124BA" w:rsidRPr="008D7F2A">
              <w:rPr>
                <w:rStyle w:val="Lienhypertexte"/>
                <w:noProof/>
              </w:rPr>
              <w:t>Schémas électriques</w:t>
            </w:r>
            <w:r w:rsidR="00C124BA">
              <w:rPr>
                <w:noProof/>
                <w:webHidden/>
              </w:rPr>
              <w:tab/>
            </w:r>
            <w:r w:rsidR="00C124BA">
              <w:rPr>
                <w:noProof/>
                <w:webHidden/>
              </w:rPr>
              <w:fldChar w:fldCharType="begin"/>
            </w:r>
            <w:r w:rsidR="00C124BA">
              <w:rPr>
                <w:noProof/>
                <w:webHidden/>
              </w:rPr>
              <w:instrText xml:space="preserve"> PAGEREF _Toc121727769 \h </w:instrText>
            </w:r>
            <w:r w:rsidR="00C124BA">
              <w:rPr>
                <w:noProof/>
                <w:webHidden/>
              </w:rPr>
            </w:r>
            <w:r w:rsidR="00C124BA">
              <w:rPr>
                <w:noProof/>
                <w:webHidden/>
              </w:rPr>
              <w:fldChar w:fldCharType="separate"/>
            </w:r>
            <w:r w:rsidR="007F2B2E">
              <w:rPr>
                <w:noProof/>
                <w:webHidden/>
              </w:rPr>
              <w:t>5</w:t>
            </w:r>
            <w:r w:rsidR="00C124BA">
              <w:rPr>
                <w:noProof/>
                <w:webHidden/>
              </w:rPr>
              <w:fldChar w:fldCharType="end"/>
            </w:r>
          </w:hyperlink>
        </w:p>
        <w:p w14:paraId="62A3E98D" w14:textId="5A6A69DD" w:rsidR="00C124BA" w:rsidRDefault="00000000">
          <w:pPr>
            <w:pStyle w:val="TM2"/>
            <w:tabs>
              <w:tab w:val="right" w:leader="dot" w:pos="9016"/>
            </w:tabs>
            <w:rPr>
              <w:rFonts w:eastAsiaTheme="minorEastAsia"/>
              <w:noProof/>
              <w:lang w:val="en-CA" w:eastAsia="en-CA"/>
            </w:rPr>
          </w:pPr>
          <w:hyperlink w:anchor="_Toc121727770" w:history="1">
            <w:r w:rsidR="00C124BA" w:rsidRPr="008D7F2A">
              <w:rPr>
                <w:rStyle w:val="Lienhypertexte"/>
                <w:noProof/>
              </w:rPr>
              <w:t>Branchement de l’ESP sur la carte de développement Pro Micro ATmega32U4</w:t>
            </w:r>
            <w:r w:rsidR="00C124BA">
              <w:rPr>
                <w:noProof/>
                <w:webHidden/>
              </w:rPr>
              <w:tab/>
            </w:r>
            <w:r w:rsidR="00C124BA">
              <w:rPr>
                <w:noProof/>
                <w:webHidden/>
              </w:rPr>
              <w:fldChar w:fldCharType="begin"/>
            </w:r>
            <w:r w:rsidR="00C124BA">
              <w:rPr>
                <w:noProof/>
                <w:webHidden/>
              </w:rPr>
              <w:instrText xml:space="preserve"> PAGEREF _Toc121727770 \h </w:instrText>
            </w:r>
            <w:r w:rsidR="00C124BA">
              <w:rPr>
                <w:noProof/>
                <w:webHidden/>
              </w:rPr>
            </w:r>
            <w:r w:rsidR="00C124BA">
              <w:rPr>
                <w:noProof/>
                <w:webHidden/>
              </w:rPr>
              <w:fldChar w:fldCharType="separate"/>
            </w:r>
            <w:r w:rsidR="007F2B2E">
              <w:rPr>
                <w:noProof/>
                <w:webHidden/>
              </w:rPr>
              <w:t>5</w:t>
            </w:r>
            <w:r w:rsidR="00C124BA">
              <w:rPr>
                <w:noProof/>
                <w:webHidden/>
              </w:rPr>
              <w:fldChar w:fldCharType="end"/>
            </w:r>
          </w:hyperlink>
        </w:p>
        <w:p w14:paraId="4543B98A" w14:textId="129B0AF3" w:rsidR="00C124BA" w:rsidRDefault="00000000">
          <w:pPr>
            <w:pStyle w:val="TM2"/>
            <w:tabs>
              <w:tab w:val="right" w:leader="dot" w:pos="9016"/>
            </w:tabs>
            <w:rPr>
              <w:rFonts w:eastAsiaTheme="minorEastAsia"/>
              <w:noProof/>
              <w:lang w:val="en-CA" w:eastAsia="en-CA"/>
            </w:rPr>
          </w:pPr>
          <w:hyperlink w:anchor="_Toc121727771" w:history="1">
            <w:r w:rsidR="00C124BA" w:rsidRPr="008D7F2A">
              <w:rPr>
                <w:rStyle w:val="Lienhypertexte"/>
                <w:noProof/>
              </w:rPr>
              <w:t>Branchement du joystick sur la carte de développement Pro Micro ATmega32U4</w:t>
            </w:r>
            <w:r w:rsidR="00C124BA">
              <w:rPr>
                <w:noProof/>
                <w:webHidden/>
              </w:rPr>
              <w:tab/>
            </w:r>
            <w:r w:rsidR="00C124BA">
              <w:rPr>
                <w:noProof/>
                <w:webHidden/>
              </w:rPr>
              <w:fldChar w:fldCharType="begin"/>
            </w:r>
            <w:r w:rsidR="00C124BA">
              <w:rPr>
                <w:noProof/>
                <w:webHidden/>
              </w:rPr>
              <w:instrText xml:space="preserve"> PAGEREF _Toc121727771 \h </w:instrText>
            </w:r>
            <w:r w:rsidR="00C124BA">
              <w:rPr>
                <w:noProof/>
                <w:webHidden/>
              </w:rPr>
            </w:r>
            <w:r w:rsidR="00C124BA">
              <w:rPr>
                <w:noProof/>
                <w:webHidden/>
              </w:rPr>
              <w:fldChar w:fldCharType="separate"/>
            </w:r>
            <w:r w:rsidR="007F2B2E">
              <w:rPr>
                <w:noProof/>
                <w:webHidden/>
              </w:rPr>
              <w:t>5</w:t>
            </w:r>
            <w:r w:rsidR="00C124BA">
              <w:rPr>
                <w:noProof/>
                <w:webHidden/>
              </w:rPr>
              <w:fldChar w:fldCharType="end"/>
            </w:r>
          </w:hyperlink>
        </w:p>
        <w:p w14:paraId="5231AB83" w14:textId="1D77EB0D" w:rsidR="00C124BA" w:rsidRDefault="00000000">
          <w:pPr>
            <w:pStyle w:val="TM2"/>
            <w:tabs>
              <w:tab w:val="right" w:leader="dot" w:pos="9016"/>
            </w:tabs>
            <w:rPr>
              <w:rFonts w:eastAsiaTheme="minorEastAsia"/>
              <w:noProof/>
              <w:lang w:val="en-CA" w:eastAsia="en-CA"/>
            </w:rPr>
          </w:pPr>
          <w:hyperlink w:anchor="_Toc121727772" w:history="1">
            <w:r w:rsidR="00C124BA" w:rsidRPr="008D7F2A">
              <w:rPr>
                <w:rStyle w:val="Lienhypertexte"/>
                <w:noProof/>
              </w:rPr>
              <w:t>Branchement des boutons sur la carte de développement Pro Micro ATmega32U4</w:t>
            </w:r>
            <w:r w:rsidR="00C124BA">
              <w:rPr>
                <w:noProof/>
                <w:webHidden/>
              </w:rPr>
              <w:tab/>
            </w:r>
            <w:r w:rsidR="00C124BA">
              <w:rPr>
                <w:noProof/>
                <w:webHidden/>
              </w:rPr>
              <w:fldChar w:fldCharType="begin"/>
            </w:r>
            <w:r w:rsidR="00C124BA">
              <w:rPr>
                <w:noProof/>
                <w:webHidden/>
              </w:rPr>
              <w:instrText xml:space="preserve"> PAGEREF _Toc121727772 \h </w:instrText>
            </w:r>
            <w:r w:rsidR="00C124BA">
              <w:rPr>
                <w:noProof/>
                <w:webHidden/>
              </w:rPr>
            </w:r>
            <w:r w:rsidR="00C124BA">
              <w:rPr>
                <w:noProof/>
                <w:webHidden/>
              </w:rPr>
              <w:fldChar w:fldCharType="separate"/>
            </w:r>
            <w:r w:rsidR="007F2B2E">
              <w:rPr>
                <w:noProof/>
                <w:webHidden/>
              </w:rPr>
              <w:t>6</w:t>
            </w:r>
            <w:r w:rsidR="00C124BA">
              <w:rPr>
                <w:noProof/>
                <w:webHidden/>
              </w:rPr>
              <w:fldChar w:fldCharType="end"/>
            </w:r>
          </w:hyperlink>
        </w:p>
        <w:p w14:paraId="568DAC43" w14:textId="79919112" w:rsidR="00C124BA" w:rsidRDefault="00000000">
          <w:pPr>
            <w:pStyle w:val="TM1"/>
            <w:tabs>
              <w:tab w:val="right" w:leader="dot" w:pos="9016"/>
            </w:tabs>
            <w:rPr>
              <w:rFonts w:eastAsiaTheme="minorEastAsia"/>
              <w:noProof/>
              <w:lang w:val="en-CA" w:eastAsia="en-CA"/>
            </w:rPr>
          </w:pPr>
          <w:hyperlink w:anchor="_Toc121727773" w:history="1">
            <w:r w:rsidR="00C124BA" w:rsidRPr="008D7F2A">
              <w:rPr>
                <w:rStyle w:val="Lienhypertexte"/>
                <w:noProof/>
              </w:rPr>
              <w:t>Évaluation des coûts</w:t>
            </w:r>
            <w:r w:rsidR="00C124BA">
              <w:rPr>
                <w:noProof/>
                <w:webHidden/>
              </w:rPr>
              <w:tab/>
            </w:r>
            <w:r w:rsidR="00C124BA">
              <w:rPr>
                <w:noProof/>
                <w:webHidden/>
              </w:rPr>
              <w:fldChar w:fldCharType="begin"/>
            </w:r>
            <w:r w:rsidR="00C124BA">
              <w:rPr>
                <w:noProof/>
                <w:webHidden/>
              </w:rPr>
              <w:instrText xml:space="preserve"> PAGEREF _Toc121727773 \h </w:instrText>
            </w:r>
            <w:r w:rsidR="00C124BA">
              <w:rPr>
                <w:noProof/>
                <w:webHidden/>
              </w:rPr>
            </w:r>
            <w:r w:rsidR="00C124BA">
              <w:rPr>
                <w:noProof/>
                <w:webHidden/>
              </w:rPr>
              <w:fldChar w:fldCharType="separate"/>
            </w:r>
            <w:r w:rsidR="007F2B2E">
              <w:rPr>
                <w:noProof/>
                <w:webHidden/>
              </w:rPr>
              <w:t>6</w:t>
            </w:r>
            <w:r w:rsidR="00C124BA">
              <w:rPr>
                <w:noProof/>
                <w:webHidden/>
              </w:rPr>
              <w:fldChar w:fldCharType="end"/>
            </w:r>
          </w:hyperlink>
        </w:p>
        <w:p w14:paraId="141660DB" w14:textId="3D210A84" w:rsidR="00C124BA" w:rsidRDefault="00000000">
          <w:pPr>
            <w:pStyle w:val="TM3"/>
            <w:tabs>
              <w:tab w:val="right" w:leader="dot" w:pos="9016"/>
            </w:tabs>
            <w:rPr>
              <w:noProof/>
            </w:rPr>
          </w:pPr>
          <w:hyperlink w:anchor="_Toc121727774" w:history="1">
            <w:r w:rsidR="00C124BA" w:rsidRPr="008D7F2A">
              <w:rPr>
                <w:rStyle w:val="Lienhypertexte"/>
                <w:noProof/>
              </w:rPr>
              <w:t>Composants</w:t>
            </w:r>
            <w:r w:rsidR="00C124BA">
              <w:rPr>
                <w:noProof/>
                <w:webHidden/>
              </w:rPr>
              <w:tab/>
            </w:r>
            <w:r w:rsidR="00C124BA">
              <w:rPr>
                <w:noProof/>
                <w:webHidden/>
              </w:rPr>
              <w:fldChar w:fldCharType="begin"/>
            </w:r>
            <w:r w:rsidR="00C124BA">
              <w:rPr>
                <w:noProof/>
                <w:webHidden/>
              </w:rPr>
              <w:instrText xml:space="preserve"> PAGEREF _Toc121727774 \h </w:instrText>
            </w:r>
            <w:r w:rsidR="00C124BA">
              <w:rPr>
                <w:noProof/>
                <w:webHidden/>
              </w:rPr>
            </w:r>
            <w:r w:rsidR="00C124BA">
              <w:rPr>
                <w:noProof/>
                <w:webHidden/>
              </w:rPr>
              <w:fldChar w:fldCharType="separate"/>
            </w:r>
            <w:r w:rsidR="007F2B2E">
              <w:rPr>
                <w:noProof/>
                <w:webHidden/>
              </w:rPr>
              <w:t>6</w:t>
            </w:r>
            <w:r w:rsidR="00C124BA">
              <w:rPr>
                <w:noProof/>
                <w:webHidden/>
              </w:rPr>
              <w:fldChar w:fldCharType="end"/>
            </w:r>
          </w:hyperlink>
        </w:p>
        <w:p w14:paraId="398E7538" w14:textId="22C4A3EC" w:rsidR="00C124BA" w:rsidRDefault="00000000">
          <w:pPr>
            <w:pStyle w:val="TM3"/>
            <w:tabs>
              <w:tab w:val="right" w:leader="dot" w:pos="9016"/>
            </w:tabs>
            <w:rPr>
              <w:noProof/>
            </w:rPr>
          </w:pPr>
          <w:hyperlink w:anchor="_Toc121727775" w:history="1">
            <w:r w:rsidR="00C124BA" w:rsidRPr="008D7F2A">
              <w:rPr>
                <w:rStyle w:val="Lienhypertexte"/>
                <w:noProof/>
                <w:lang w:val="en-CA"/>
              </w:rPr>
              <w:t>Prix</w:t>
            </w:r>
            <w:r w:rsidR="00C124BA">
              <w:rPr>
                <w:noProof/>
                <w:webHidden/>
              </w:rPr>
              <w:tab/>
            </w:r>
            <w:r w:rsidR="00C124BA">
              <w:rPr>
                <w:noProof/>
                <w:webHidden/>
              </w:rPr>
              <w:fldChar w:fldCharType="begin"/>
            </w:r>
            <w:r w:rsidR="00C124BA">
              <w:rPr>
                <w:noProof/>
                <w:webHidden/>
              </w:rPr>
              <w:instrText xml:space="preserve"> PAGEREF _Toc121727775 \h </w:instrText>
            </w:r>
            <w:r w:rsidR="00C124BA">
              <w:rPr>
                <w:noProof/>
                <w:webHidden/>
              </w:rPr>
            </w:r>
            <w:r w:rsidR="00C124BA">
              <w:rPr>
                <w:noProof/>
                <w:webHidden/>
              </w:rPr>
              <w:fldChar w:fldCharType="separate"/>
            </w:r>
            <w:r w:rsidR="007F2B2E">
              <w:rPr>
                <w:noProof/>
                <w:webHidden/>
              </w:rPr>
              <w:t>6</w:t>
            </w:r>
            <w:r w:rsidR="00C124BA">
              <w:rPr>
                <w:noProof/>
                <w:webHidden/>
              </w:rPr>
              <w:fldChar w:fldCharType="end"/>
            </w:r>
          </w:hyperlink>
        </w:p>
        <w:p w14:paraId="2933C002" w14:textId="5DE1F496" w:rsidR="00C124BA" w:rsidRDefault="00000000">
          <w:pPr>
            <w:pStyle w:val="TM3"/>
            <w:tabs>
              <w:tab w:val="right" w:leader="dot" w:pos="9016"/>
            </w:tabs>
            <w:rPr>
              <w:noProof/>
            </w:rPr>
          </w:pPr>
          <w:hyperlink w:anchor="_Toc121727776" w:history="1">
            <w:r w:rsidR="00C124BA" w:rsidRPr="008D7F2A">
              <w:rPr>
                <w:rStyle w:val="Lienhypertexte"/>
                <w:noProof/>
                <w:lang w:val="en-CA"/>
              </w:rPr>
              <w:t>Lien</w:t>
            </w:r>
            <w:r w:rsidR="00C124BA">
              <w:rPr>
                <w:noProof/>
                <w:webHidden/>
              </w:rPr>
              <w:tab/>
            </w:r>
            <w:r w:rsidR="00C124BA">
              <w:rPr>
                <w:noProof/>
                <w:webHidden/>
              </w:rPr>
              <w:fldChar w:fldCharType="begin"/>
            </w:r>
            <w:r w:rsidR="00C124BA">
              <w:rPr>
                <w:noProof/>
                <w:webHidden/>
              </w:rPr>
              <w:instrText xml:space="preserve"> PAGEREF _Toc121727776 \h </w:instrText>
            </w:r>
            <w:r w:rsidR="00C124BA">
              <w:rPr>
                <w:noProof/>
                <w:webHidden/>
              </w:rPr>
            </w:r>
            <w:r w:rsidR="00C124BA">
              <w:rPr>
                <w:noProof/>
                <w:webHidden/>
              </w:rPr>
              <w:fldChar w:fldCharType="separate"/>
            </w:r>
            <w:r w:rsidR="007F2B2E">
              <w:rPr>
                <w:noProof/>
                <w:webHidden/>
              </w:rPr>
              <w:t>6</w:t>
            </w:r>
            <w:r w:rsidR="00C124BA">
              <w:rPr>
                <w:noProof/>
                <w:webHidden/>
              </w:rPr>
              <w:fldChar w:fldCharType="end"/>
            </w:r>
          </w:hyperlink>
        </w:p>
        <w:p w14:paraId="4159DE53" w14:textId="48110F92" w:rsidR="00C124BA" w:rsidRDefault="00000000">
          <w:pPr>
            <w:pStyle w:val="TM1"/>
            <w:tabs>
              <w:tab w:val="right" w:leader="dot" w:pos="9016"/>
            </w:tabs>
            <w:rPr>
              <w:rFonts w:eastAsiaTheme="minorEastAsia"/>
              <w:noProof/>
              <w:lang w:val="en-CA" w:eastAsia="en-CA"/>
            </w:rPr>
          </w:pPr>
          <w:hyperlink w:anchor="_Toc121727777" w:history="1">
            <w:r w:rsidR="00C124BA" w:rsidRPr="008D7F2A">
              <w:rPr>
                <w:rStyle w:val="Lienhypertexte"/>
                <w:noProof/>
              </w:rPr>
              <w:t>Échéancier</w:t>
            </w:r>
            <w:r w:rsidR="00C124BA">
              <w:rPr>
                <w:noProof/>
                <w:webHidden/>
              </w:rPr>
              <w:tab/>
            </w:r>
            <w:r w:rsidR="00C124BA">
              <w:rPr>
                <w:noProof/>
                <w:webHidden/>
              </w:rPr>
              <w:fldChar w:fldCharType="begin"/>
            </w:r>
            <w:r w:rsidR="00C124BA">
              <w:rPr>
                <w:noProof/>
                <w:webHidden/>
              </w:rPr>
              <w:instrText xml:space="preserve"> PAGEREF _Toc121727777 \h </w:instrText>
            </w:r>
            <w:r w:rsidR="00C124BA">
              <w:rPr>
                <w:noProof/>
                <w:webHidden/>
              </w:rPr>
            </w:r>
            <w:r w:rsidR="00C124BA">
              <w:rPr>
                <w:noProof/>
                <w:webHidden/>
              </w:rPr>
              <w:fldChar w:fldCharType="separate"/>
            </w:r>
            <w:r w:rsidR="007F2B2E">
              <w:rPr>
                <w:noProof/>
                <w:webHidden/>
              </w:rPr>
              <w:t>7</w:t>
            </w:r>
            <w:r w:rsidR="00C124BA">
              <w:rPr>
                <w:noProof/>
                <w:webHidden/>
              </w:rPr>
              <w:fldChar w:fldCharType="end"/>
            </w:r>
          </w:hyperlink>
        </w:p>
        <w:p w14:paraId="2FB2E893" w14:textId="6B6EAD3F" w:rsidR="00C124BA" w:rsidRDefault="00000000">
          <w:pPr>
            <w:pStyle w:val="TM1"/>
            <w:tabs>
              <w:tab w:val="right" w:leader="dot" w:pos="9016"/>
            </w:tabs>
            <w:rPr>
              <w:rFonts w:eastAsiaTheme="minorEastAsia"/>
              <w:noProof/>
              <w:lang w:val="en-CA" w:eastAsia="en-CA"/>
            </w:rPr>
          </w:pPr>
          <w:hyperlink w:anchor="_Toc121727778" w:history="1">
            <w:r w:rsidR="00C124BA" w:rsidRPr="008D7F2A">
              <w:rPr>
                <w:rStyle w:val="Lienhypertexte"/>
                <w:noProof/>
              </w:rPr>
              <w:t>Interface usager</w:t>
            </w:r>
            <w:r w:rsidR="00C124BA">
              <w:rPr>
                <w:noProof/>
                <w:webHidden/>
              </w:rPr>
              <w:tab/>
            </w:r>
            <w:r w:rsidR="00C124BA">
              <w:rPr>
                <w:noProof/>
                <w:webHidden/>
              </w:rPr>
              <w:fldChar w:fldCharType="begin"/>
            </w:r>
            <w:r w:rsidR="00C124BA">
              <w:rPr>
                <w:noProof/>
                <w:webHidden/>
              </w:rPr>
              <w:instrText xml:space="preserve"> PAGEREF _Toc121727778 \h </w:instrText>
            </w:r>
            <w:r w:rsidR="00C124BA">
              <w:rPr>
                <w:noProof/>
                <w:webHidden/>
              </w:rPr>
            </w:r>
            <w:r w:rsidR="00C124BA">
              <w:rPr>
                <w:noProof/>
                <w:webHidden/>
              </w:rPr>
              <w:fldChar w:fldCharType="separate"/>
            </w:r>
            <w:r w:rsidR="007F2B2E">
              <w:rPr>
                <w:noProof/>
                <w:webHidden/>
              </w:rPr>
              <w:t>7</w:t>
            </w:r>
            <w:r w:rsidR="00C124BA">
              <w:rPr>
                <w:noProof/>
                <w:webHidden/>
              </w:rPr>
              <w:fldChar w:fldCharType="end"/>
            </w:r>
          </w:hyperlink>
        </w:p>
        <w:p w14:paraId="09959C45" w14:textId="4E8340FD" w:rsidR="00296A6C" w:rsidRDefault="00296A6C" w:rsidP="0503234F">
          <w:pPr>
            <w:pStyle w:val="TM1"/>
            <w:tabs>
              <w:tab w:val="right" w:leader="dot" w:pos="9015"/>
            </w:tabs>
            <w:rPr>
              <w:rStyle w:val="Lienhypertexte"/>
              <w:noProof/>
            </w:rPr>
          </w:pPr>
          <w:r>
            <w:fldChar w:fldCharType="end"/>
          </w:r>
        </w:p>
      </w:sdtContent>
    </w:sdt>
    <w:p w14:paraId="4CE4E015" w14:textId="4B98C53A" w:rsidR="002F1A05" w:rsidRDefault="002F1A05"/>
    <w:p w14:paraId="34B2431A" w14:textId="77777777" w:rsidR="002F1A05" w:rsidRDefault="002F1A05" w:rsidP="002F1A05"/>
    <w:p w14:paraId="5AEAB706" w14:textId="67B40018" w:rsidR="002F1A05" w:rsidRDefault="002F1A05">
      <w:r>
        <w:br w:type="page"/>
      </w:r>
    </w:p>
    <w:p w14:paraId="7F748B5B" w14:textId="41311E5F" w:rsidR="002F1A05" w:rsidRDefault="007E0A1A" w:rsidP="007E0A1A">
      <w:pPr>
        <w:pStyle w:val="Titre1"/>
      </w:pPr>
      <w:bookmarkStart w:id="2" w:name="_Toc121727765"/>
      <w:r>
        <w:lastRenderedPageBreak/>
        <w:t>Mise en contexte</w:t>
      </w:r>
      <w:bookmarkEnd w:id="2"/>
    </w:p>
    <w:p w14:paraId="0C842921" w14:textId="3F5EDB36" w:rsidR="00F06398" w:rsidRPr="00F06398" w:rsidRDefault="00F06398" w:rsidP="00F06398">
      <w:r w:rsidRPr="00F06398">
        <w:t>Ce devis technique est pour le projet de manette adapté</w:t>
      </w:r>
      <w:ins w:id="3" w:author="Huppé, Nicolas" w:date="2022-12-20T15:32:00Z">
        <w:r w:rsidR="00042064">
          <w:t>e</w:t>
        </w:r>
      </w:ins>
      <w:r w:rsidRPr="00F06398">
        <w:t xml:space="preserve"> avec l’école du Touret. Nous sommes 2 finissants en technologie de systèmes ordinés et le projet que nous allons tenter de réaliser est de programmer un Arduino Micro pour faire une manette pour des jeux Scratch. Cette manette adaptée permettrait aux élèves de l’école du Touret </w:t>
      </w:r>
      <w:del w:id="4" w:author="Huppé, Nicolas" w:date="2022-12-20T15:33:00Z">
        <w:r w:rsidRPr="00F06398" w:rsidDel="00042064">
          <w:delText xml:space="preserve">avec </w:delText>
        </w:r>
      </w:del>
      <w:ins w:id="5" w:author="Huppé, Nicolas" w:date="2022-12-20T15:33:00Z">
        <w:r w:rsidR="00042064">
          <w:t>qui ont</w:t>
        </w:r>
        <w:r w:rsidR="00042064" w:rsidRPr="00F06398">
          <w:t xml:space="preserve"> </w:t>
        </w:r>
      </w:ins>
      <w:r w:rsidRPr="00F06398">
        <w:t xml:space="preserve">moins de mobilité de jouer à des jeux vidéo comme leurs camarades. La manette </w:t>
      </w:r>
      <w:ins w:id="6" w:author="Huppé, Nicolas" w:date="2022-12-20T15:33:00Z">
        <w:r w:rsidR="00042064">
          <w:t>sera</w:t>
        </w:r>
      </w:ins>
      <w:r w:rsidRPr="00F06398">
        <w:t xml:space="preserve">serait composée de gros boutons et joysticks et permettra de brancher divers boutons pour plus de fonctionnalités. La manette comporterait aussi un ESP-32 </w:t>
      </w:r>
      <w:del w:id="7" w:author="Huppé, Nicolas" w:date="2022-12-20T15:33:00Z">
        <w:r w:rsidRPr="00F06398" w:rsidDel="00042064">
          <w:delText xml:space="preserve">pour </w:delText>
        </w:r>
      </w:del>
      <w:ins w:id="8" w:author="Huppé, Nicolas" w:date="2022-12-20T15:33:00Z">
        <w:r w:rsidR="00042064">
          <w:t>afin de</w:t>
        </w:r>
        <w:r w:rsidR="00042064" w:rsidRPr="00F06398">
          <w:t xml:space="preserve"> </w:t>
        </w:r>
      </w:ins>
      <w:r w:rsidRPr="00F06398">
        <w:t xml:space="preserve">pouvoir, grâce à une interface d’usager WEB, </w:t>
      </w:r>
      <w:ins w:id="9" w:author="Huppé, Nicolas" w:date="2022-12-20T15:33:00Z">
        <w:r w:rsidR="00042064">
          <w:t xml:space="preserve">de </w:t>
        </w:r>
      </w:ins>
      <w:r w:rsidRPr="00F06398">
        <w:t>configurer la manette et ses boutons.</w:t>
      </w:r>
    </w:p>
    <w:p w14:paraId="66C06A45" w14:textId="3067FD87" w:rsidR="00AC78F1" w:rsidRDefault="00735E55" w:rsidP="00AC78F1">
      <w:pPr>
        <w:pStyle w:val="Titre1"/>
      </w:pPr>
      <w:bookmarkStart w:id="10" w:name="_Toc121727766"/>
      <w:r>
        <w:t xml:space="preserve">Schéma </w:t>
      </w:r>
      <w:r w:rsidR="00E27EA5">
        <w:t>s</w:t>
      </w:r>
      <w:r>
        <w:t>ynop</w:t>
      </w:r>
      <w:r w:rsidR="00E27EA5">
        <w:t>ti</w:t>
      </w:r>
      <w:r>
        <w:t>que</w:t>
      </w:r>
      <w:bookmarkEnd w:id="10"/>
    </w:p>
    <w:p w14:paraId="28333C96" w14:textId="04E05723" w:rsidR="739B9944" w:rsidRDefault="00C84499" w:rsidP="4ADA5B60">
      <w:pPr>
        <w:jc w:val="center"/>
      </w:pPr>
      <w:r w:rsidRPr="00C84499">
        <w:rPr>
          <w:noProof/>
        </w:rPr>
        <w:drawing>
          <wp:inline distT="0" distB="0" distL="0" distR="0" wp14:anchorId="187DB27B" wp14:editId="0C39FEBD">
            <wp:extent cx="5731510" cy="223393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33930"/>
                    </a:xfrm>
                    <a:prstGeom prst="rect">
                      <a:avLst/>
                    </a:prstGeom>
                  </pic:spPr>
                </pic:pic>
              </a:graphicData>
            </a:graphic>
          </wp:inline>
        </w:drawing>
      </w:r>
    </w:p>
    <w:p w14:paraId="019796C0" w14:textId="77B7A62F" w:rsidR="66F6523A" w:rsidRDefault="66F6523A" w:rsidP="0503234F">
      <w:pPr>
        <w:jc w:val="center"/>
      </w:pPr>
      <w:r w:rsidRPr="0503234F">
        <w:rPr>
          <w:i/>
          <w:iCs/>
        </w:rPr>
        <w:t xml:space="preserve">Figure </w:t>
      </w:r>
      <w:r w:rsidR="00CE8094" w:rsidRPr="0503234F">
        <w:rPr>
          <w:i/>
          <w:iCs/>
        </w:rPr>
        <w:t>1 :</w:t>
      </w:r>
      <w:r w:rsidRPr="0503234F">
        <w:rPr>
          <w:i/>
          <w:iCs/>
        </w:rPr>
        <w:t xml:space="preserve"> Schéma synoptique</w:t>
      </w:r>
    </w:p>
    <w:p w14:paraId="0F0CE448" w14:textId="2D36B5A5" w:rsidR="3FF06789" w:rsidRDefault="3FF06789" w:rsidP="0503234F">
      <w:pPr>
        <w:rPr>
          <w:i/>
          <w:iCs/>
        </w:rPr>
      </w:pPr>
      <w:r w:rsidRPr="0503234F">
        <w:t>Le système est composé de :</w:t>
      </w:r>
    </w:p>
    <w:p w14:paraId="78FF21A6" w14:textId="1A0517B5" w:rsidR="3FF06789" w:rsidRDefault="3FF06789" w:rsidP="0503234F">
      <w:pPr>
        <w:pStyle w:val="Paragraphedeliste"/>
        <w:numPr>
          <w:ilvl w:val="0"/>
          <w:numId w:val="2"/>
        </w:numPr>
      </w:pPr>
      <w:r w:rsidRPr="0503234F">
        <w:t>Un</w:t>
      </w:r>
      <w:r w:rsidR="1C16AB7D" w:rsidRPr="0503234F">
        <w:t>e carte de développement</w:t>
      </w:r>
      <w:r w:rsidRPr="0503234F">
        <w:t xml:space="preserve"> Pro Micro</w:t>
      </w:r>
      <w:r w:rsidR="21F20DD6" w:rsidRPr="0503234F">
        <w:t xml:space="preserve"> </w:t>
      </w:r>
      <w:r w:rsidRPr="0503234F">
        <w:t>ATmega32U4</w:t>
      </w:r>
      <w:r w:rsidR="30DCBA77" w:rsidRPr="0503234F">
        <w:t xml:space="preserve"> pour Arduino</w:t>
      </w:r>
    </w:p>
    <w:p w14:paraId="368DAB86" w14:textId="6D09E68C" w:rsidR="5892518A" w:rsidRDefault="00163A1E" w:rsidP="0503234F">
      <w:pPr>
        <w:pStyle w:val="Paragraphedeliste"/>
        <w:numPr>
          <w:ilvl w:val="0"/>
          <w:numId w:val="2"/>
        </w:numPr>
      </w:pPr>
      <w:r>
        <w:t>10</w:t>
      </w:r>
      <w:r w:rsidR="5892518A" w:rsidRPr="0503234F">
        <w:t xml:space="preserve"> </w:t>
      </w:r>
      <w:ins w:id="11" w:author="Huppé, Nicolas" w:date="2022-12-20T15:34:00Z">
        <w:r w:rsidR="00042064">
          <w:t xml:space="preserve">! ok </w:t>
        </w:r>
      </w:ins>
      <w:r w:rsidR="08436763" w:rsidRPr="0503234F">
        <w:t>entrées auxiliaires</w:t>
      </w:r>
      <w:r w:rsidR="5892518A" w:rsidRPr="0503234F">
        <w:t xml:space="preserve"> </w:t>
      </w:r>
      <w:r w:rsidR="4182EA16" w:rsidRPr="0503234F">
        <w:t>mono. Afin d’utiliser le Jelly Beamer ainsi que le Jelly Bean</w:t>
      </w:r>
      <w:r w:rsidR="00B23B3C">
        <w:t xml:space="preserve"> (</w:t>
      </w:r>
      <w:r w:rsidR="006F62BC">
        <w:t>Boutons externes)</w:t>
      </w:r>
    </w:p>
    <w:p w14:paraId="51D51271" w14:textId="34DA1013" w:rsidR="113DDBDC" w:rsidRDefault="00163A1E" w:rsidP="0503234F">
      <w:pPr>
        <w:pStyle w:val="Paragraphedeliste"/>
        <w:numPr>
          <w:ilvl w:val="0"/>
          <w:numId w:val="2"/>
        </w:numPr>
      </w:pPr>
      <w:r>
        <w:t>5</w:t>
      </w:r>
      <w:r w:rsidR="113DDBDC" w:rsidRPr="0503234F">
        <w:t xml:space="preserve"> boutons internes</w:t>
      </w:r>
      <w:r w:rsidR="41574A29" w:rsidRPr="0503234F">
        <w:t xml:space="preserve"> </w:t>
      </w:r>
      <w:r w:rsidR="113DDBDC" w:rsidRPr="0503234F">
        <w:t>ainsi que 2 joysticks</w:t>
      </w:r>
    </w:p>
    <w:p w14:paraId="4ED5B9C3" w14:textId="0E06B751" w:rsidR="7245502B" w:rsidRDefault="7245502B" w:rsidP="0503234F">
      <w:pPr>
        <w:pStyle w:val="Paragraphedeliste"/>
        <w:numPr>
          <w:ilvl w:val="0"/>
          <w:numId w:val="2"/>
        </w:numPr>
      </w:pPr>
      <w:r w:rsidRPr="0503234F">
        <w:t xml:space="preserve">Une alimentation externe (elle sera nécessaire selon </w:t>
      </w:r>
      <w:r w:rsidR="73468411" w:rsidRPr="0503234F">
        <w:t>les joysticks utilisés</w:t>
      </w:r>
      <w:r w:rsidRPr="0503234F">
        <w:t xml:space="preserve"> et pour une</w:t>
      </w:r>
      <w:r w:rsidR="7E224DA5" w:rsidRPr="0503234F">
        <w:t xml:space="preserve"> possible</w:t>
      </w:r>
      <w:r w:rsidRPr="0503234F">
        <w:t xml:space="preserve"> utilisation sans fil)</w:t>
      </w:r>
    </w:p>
    <w:p w14:paraId="052D19E2" w14:textId="4BBF5D81" w:rsidR="00CE285C" w:rsidRDefault="00CE285C" w:rsidP="0503234F">
      <w:pPr>
        <w:pStyle w:val="Paragraphedeliste"/>
        <w:numPr>
          <w:ilvl w:val="0"/>
          <w:numId w:val="2"/>
        </w:numPr>
      </w:pPr>
      <w:r>
        <w:t>Un ESP-</w:t>
      </w:r>
      <w:r w:rsidR="009D62EF">
        <w:t>32</w:t>
      </w:r>
    </w:p>
    <w:p w14:paraId="54707DB9" w14:textId="139C82B9" w:rsidR="58A6FEF2" w:rsidRDefault="58A6FEF2" w:rsidP="0503234F">
      <w:pPr>
        <w:pStyle w:val="Paragraphedeliste"/>
        <w:numPr>
          <w:ilvl w:val="0"/>
          <w:numId w:val="2"/>
        </w:numPr>
      </w:pPr>
      <w:r w:rsidRPr="0503234F">
        <w:t>Une sortie USB</w:t>
      </w:r>
    </w:p>
    <w:p w14:paraId="1666748A" w14:textId="3DE53C76" w:rsidR="219375FC" w:rsidRDefault="219375FC" w:rsidP="73B5A763">
      <w:r>
        <w:t xml:space="preserve">Notre carte de développement Pro Micro ATmega32U4 pour Arduino nous </w:t>
      </w:r>
      <w:r w:rsidR="005E5D5A">
        <w:t>permettra</w:t>
      </w:r>
      <w:r>
        <w:t xml:space="preserve"> d’utiliser plus facilement la fonctionnalité d’utiliser les boutons et les joysticks comme un clavier et une souri</w:t>
      </w:r>
      <w:r w:rsidR="001A607D">
        <w:t>s</w:t>
      </w:r>
      <w:r>
        <w:t xml:space="preserve"> grâce au H.I.D.</w:t>
      </w:r>
      <w:r w:rsidR="00C1607B">
        <w:t xml:space="preserve"> </w:t>
      </w:r>
      <w:r w:rsidR="009A15E9">
        <w:t>(</w:t>
      </w:r>
      <w:r w:rsidR="00C1607B">
        <w:t>human interface device)</w:t>
      </w:r>
      <w:r w:rsidR="001C28FB">
        <w:t xml:space="preserve"> qui </w:t>
      </w:r>
      <w:r w:rsidR="00307ADC">
        <w:t xml:space="preserve">est un protocole permettant </w:t>
      </w:r>
      <w:r w:rsidR="00940F22">
        <w:t>l’interaction entre</w:t>
      </w:r>
      <w:r w:rsidR="003D04DC">
        <w:t xml:space="preserve"> </w:t>
      </w:r>
      <w:r w:rsidR="002E2CC5">
        <w:t xml:space="preserve">l’ordinateur et </w:t>
      </w:r>
      <w:r w:rsidR="00E435B2">
        <w:t xml:space="preserve">un humain </w:t>
      </w:r>
      <w:r w:rsidR="00E84FC7">
        <w:t xml:space="preserve">avec des </w:t>
      </w:r>
      <w:r w:rsidR="00E104E5">
        <w:t>claviers</w:t>
      </w:r>
      <w:r w:rsidR="005A7375">
        <w:t>, souris, joyticks, etc</w:t>
      </w:r>
      <w:r w:rsidR="00C1607B">
        <w:t>.</w:t>
      </w:r>
      <w:r>
        <w:t xml:space="preserve"> La carte de développement comprend plusieurs entrées/sorties, ce qui nous permettra de brancher plusieurs boutons afin de simuler une manette. Les entrées auxiliaires et les boutons seront branchés dans des entrées digitales alors que les joysticks seront branchés dans des entrées analogiques.</w:t>
      </w:r>
      <w:r w:rsidR="003F1759">
        <w:t xml:space="preserve"> </w:t>
      </w:r>
      <w:r w:rsidR="00CE285C">
        <w:t>L’ESP-</w:t>
      </w:r>
      <w:r w:rsidR="009D62EF">
        <w:t>32</w:t>
      </w:r>
      <w:r w:rsidR="00CE285C">
        <w:t xml:space="preserve"> sera utilis</w:t>
      </w:r>
      <w:r w:rsidR="0024575A">
        <w:t>é</w:t>
      </w:r>
      <w:r w:rsidR="00CE285C">
        <w:t xml:space="preserve"> </w:t>
      </w:r>
      <w:r w:rsidR="0053031D">
        <w:t>en</w:t>
      </w:r>
      <w:r w:rsidR="00CE285C">
        <w:t xml:space="preserve"> point d’accès</w:t>
      </w:r>
      <w:ins w:id="12" w:author="Huppé, Nicolas" w:date="2022-12-20T15:42:00Z">
        <w:r w:rsidR="00E2687E">
          <w:t xml:space="preserve"> ok</w:t>
        </w:r>
      </w:ins>
      <w:r w:rsidR="00CE285C">
        <w:t xml:space="preserve"> afin de configurer </w:t>
      </w:r>
      <w:r w:rsidR="00CD73CE">
        <w:t>l</w:t>
      </w:r>
      <w:r w:rsidR="001C0392">
        <w:t>’ATmega32U4</w:t>
      </w:r>
      <w:r w:rsidR="0053031D">
        <w:t xml:space="preserve"> </w:t>
      </w:r>
      <w:r w:rsidR="001753A8">
        <w:t xml:space="preserve">à partir d’un serveur web </w:t>
      </w:r>
      <w:r w:rsidR="0053031D">
        <w:t xml:space="preserve">et </w:t>
      </w:r>
      <w:r w:rsidR="001753A8">
        <w:t>pour</w:t>
      </w:r>
      <w:r w:rsidR="0053031D">
        <w:t xml:space="preserve"> avoir une interface simple pour l’usager</w:t>
      </w:r>
      <w:r w:rsidR="001753A8">
        <w:t>.</w:t>
      </w:r>
    </w:p>
    <w:p w14:paraId="794F7DF4" w14:textId="43CF79F5" w:rsidR="219375FC" w:rsidRDefault="219375FC" w:rsidP="73B5A763">
      <w:r>
        <w:t xml:space="preserve"> L’alimentation du système reposera entièrement sur l’alimentation 5V fournie par la connexion USB. </w:t>
      </w:r>
    </w:p>
    <w:p w14:paraId="2E5D231C" w14:textId="40FE99BB" w:rsidR="219375FC" w:rsidRDefault="219375FC" w:rsidP="73B5A763">
      <w:r>
        <w:lastRenderedPageBreak/>
        <w:t>Nous utiliserons l’application Arduino IDE afin de faire notre programme puisque l’ATmega32U4 est compatible avec Arduino.</w:t>
      </w:r>
    </w:p>
    <w:p w14:paraId="664FB8F0" w14:textId="683728EC" w:rsidR="0503234F" w:rsidRDefault="0503234F" w:rsidP="0503234F"/>
    <w:p w14:paraId="709EB207" w14:textId="48AA555D" w:rsidR="00FE2478" w:rsidRDefault="00FE2478" w:rsidP="00FE2478">
      <w:pPr>
        <w:pStyle w:val="Titre1"/>
      </w:pPr>
      <w:bookmarkStart w:id="13" w:name="_Toc121727767"/>
      <w:r>
        <w:t>Prototype</w:t>
      </w:r>
      <w:bookmarkEnd w:id="13"/>
    </w:p>
    <w:p w14:paraId="4F3DAA11" w14:textId="56E5C542" w:rsidR="00787366" w:rsidRDefault="00F36327" w:rsidP="001A085E">
      <w:pPr>
        <w:jc w:val="center"/>
      </w:pPr>
      <w:r>
        <w:rPr>
          <w:noProof/>
        </w:rPr>
        <w:drawing>
          <wp:inline distT="0" distB="0" distL="0" distR="0" wp14:anchorId="3799B020" wp14:editId="16A2B728">
            <wp:extent cx="3793067" cy="32245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931" r="22890"/>
                    <a:stretch/>
                  </pic:blipFill>
                  <pic:spPr bwMode="auto">
                    <a:xfrm>
                      <a:off x="0" y="0"/>
                      <a:ext cx="3793067" cy="3224530"/>
                    </a:xfrm>
                    <a:prstGeom prst="rect">
                      <a:avLst/>
                    </a:prstGeom>
                    <a:noFill/>
                    <a:ln>
                      <a:noFill/>
                    </a:ln>
                    <a:extLst>
                      <a:ext uri="{53640926-AAD7-44D8-BBD7-CCE9431645EC}">
                        <a14:shadowObscured xmlns:a14="http://schemas.microsoft.com/office/drawing/2010/main"/>
                      </a:ext>
                    </a:extLst>
                  </pic:spPr>
                </pic:pic>
              </a:graphicData>
            </a:graphic>
          </wp:inline>
        </w:drawing>
      </w:r>
    </w:p>
    <w:p w14:paraId="3E7B7B83" w14:textId="2DAB8CBE" w:rsidR="006619FC" w:rsidRPr="00787366" w:rsidRDefault="006619FC" w:rsidP="006619FC">
      <w:pPr>
        <w:jc w:val="center"/>
      </w:pPr>
      <w:r w:rsidRPr="0503234F">
        <w:rPr>
          <w:i/>
          <w:iCs/>
        </w:rPr>
        <w:t xml:space="preserve">Figure </w:t>
      </w:r>
      <w:r>
        <w:rPr>
          <w:i/>
          <w:iCs/>
        </w:rPr>
        <w:t>2</w:t>
      </w:r>
      <w:r w:rsidRPr="0503234F">
        <w:rPr>
          <w:i/>
          <w:iCs/>
        </w:rPr>
        <w:t xml:space="preserve"> : </w:t>
      </w:r>
      <w:r>
        <w:rPr>
          <w:i/>
          <w:iCs/>
        </w:rPr>
        <w:t>Prototype</w:t>
      </w:r>
    </w:p>
    <w:p w14:paraId="2776B385" w14:textId="2A7F8983" w:rsidR="001A085E" w:rsidRPr="00787366" w:rsidRDefault="001A085E" w:rsidP="001A085E">
      <w:r>
        <w:t xml:space="preserve">Notre premier prototype nous permet </w:t>
      </w:r>
      <w:r w:rsidR="006B0C9B">
        <w:t xml:space="preserve">de contrôler </w:t>
      </w:r>
      <w:r w:rsidR="006D36C9">
        <w:t>une souri</w:t>
      </w:r>
      <w:r w:rsidR="00810EE2">
        <w:t>s</w:t>
      </w:r>
      <w:r w:rsidR="006D36C9">
        <w:t xml:space="preserve"> d’ordinateur </w:t>
      </w:r>
      <w:r w:rsidR="001C1E3E">
        <w:t>et son clic gauche avec un joystick</w:t>
      </w:r>
      <w:r w:rsidR="00B463B5">
        <w:t xml:space="preserve">. </w:t>
      </w:r>
      <w:r w:rsidR="002403C1">
        <w:t>Les 4 boutons nous permettent aussi de</w:t>
      </w:r>
      <w:r w:rsidR="00B17CDA">
        <w:t xml:space="preserve"> simuler </w:t>
      </w:r>
      <w:r w:rsidR="008A2EA5">
        <w:t>quatre</w:t>
      </w:r>
      <w:r w:rsidR="00B17CDA">
        <w:t xml:space="preserve"> touches de claviers. </w:t>
      </w:r>
      <w:r w:rsidR="00503B23">
        <w:t>Cela nous permet de confirmer l’</w:t>
      </w:r>
      <w:r w:rsidR="00A43883">
        <w:t>efficacité</w:t>
      </w:r>
      <w:r w:rsidR="00503B23">
        <w:t xml:space="preserve"> du </w:t>
      </w:r>
      <w:r w:rsidR="00A43883">
        <w:t>« H</w:t>
      </w:r>
      <w:r w:rsidR="0027596E">
        <w:t>.</w:t>
      </w:r>
      <w:r w:rsidR="00A43883">
        <w:t>I</w:t>
      </w:r>
      <w:r w:rsidR="0027596E">
        <w:t>.</w:t>
      </w:r>
      <w:r w:rsidR="00A43883">
        <w:t>D »</w:t>
      </w:r>
      <w:r w:rsidR="006B55CA">
        <w:t xml:space="preserve"> </w:t>
      </w:r>
      <w:r w:rsidR="00271980">
        <w:t>l’ATmega32U4</w:t>
      </w:r>
      <w:r w:rsidR="00AE5542">
        <w:t xml:space="preserve"> </w:t>
      </w:r>
      <w:r w:rsidR="00BE0DA8">
        <w:t xml:space="preserve">pour le joystick. </w:t>
      </w:r>
      <w:r w:rsidR="00B17CDA">
        <w:t xml:space="preserve"> </w:t>
      </w:r>
    </w:p>
    <w:p w14:paraId="3E1BF428" w14:textId="0146A235" w:rsidR="00D26106" w:rsidRPr="00D26106" w:rsidRDefault="00641129" w:rsidP="00B12070">
      <w:pPr>
        <w:pStyle w:val="Titre1"/>
      </w:pPr>
      <w:bookmarkStart w:id="14" w:name="_Toc121727768"/>
      <w:r>
        <w:t>Défis techniques/risques</w:t>
      </w:r>
      <w:bookmarkEnd w:id="14"/>
    </w:p>
    <w:p w14:paraId="2E9EC95A" w14:textId="238AFD7E" w:rsidR="00902E4D" w:rsidRDefault="00402046" w:rsidP="006578EE">
      <w:pPr>
        <w:pStyle w:val="Paragraphedeliste"/>
        <w:numPr>
          <w:ilvl w:val="0"/>
          <w:numId w:val="4"/>
        </w:numPr>
      </w:pPr>
      <w:r>
        <w:t>Configuration</w:t>
      </w:r>
      <w:r w:rsidR="00247348">
        <w:t xml:space="preserve"> </w:t>
      </w:r>
      <w:r w:rsidR="0056024C">
        <w:t>de l</w:t>
      </w:r>
      <w:r w:rsidR="009F6A3C">
        <w:t xml:space="preserve">a </w:t>
      </w:r>
      <w:r w:rsidR="009F6A3C" w:rsidRPr="0503234F">
        <w:t>carte de développement Pro Micro ATmega32U4</w:t>
      </w:r>
      <w:r w:rsidR="00D26106">
        <w:t xml:space="preserve"> </w:t>
      </w:r>
      <w:r w:rsidR="00A64A28">
        <w:t>à partir du</w:t>
      </w:r>
      <w:r w:rsidR="0056024C">
        <w:t xml:space="preserve"> point d’accès</w:t>
      </w:r>
      <w:r w:rsidR="00A64A28">
        <w:t xml:space="preserve"> de l’ESP-</w:t>
      </w:r>
      <w:r w:rsidR="009D62EF">
        <w:t>32</w:t>
      </w:r>
      <w:r w:rsidR="0056024C">
        <w:t>.</w:t>
      </w:r>
    </w:p>
    <w:p w14:paraId="20EACFA7" w14:textId="458D2BD5" w:rsidR="00C8202C" w:rsidRPr="006578EE" w:rsidRDefault="00C8202C" w:rsidP="006578EE">
      <w:pPr>
        <w:pStyle w:val="Paragraphedeliste"/>
        <w:numPr>
          <w:ilvl w:val="0"/>
          <w:numId w:val="4"/>
        </w:numPr>
      </w:pPr>
      <w:r>
        <w:t>Con</w:t>
      </w:r>
      <w:r w:rsidR="003E4B37">
        <w:t>cep</w:t>
      </w:r>
      <w:r w:rsidR="005966EC">
        <w:t>tion des pièces imprim</w:t>
      </w:r>
      <w:r w:rsidR="007413A4">
        <w:t>ées</w:t>
      </w:r>
      <w:r w:rsidR="005966EC">
        <w:t xml:space="preserve"> en 3D comme le</w:t>
      </w:r>
      <w:r w:rsidR="003C0A7C">
        <w:t xml:space="preserve"> support du joystick</w:t>
      </w:r>
      <w:r w:rsidR="00EF6922">
        <w:t xml:space="preserve"> </w:t>
      </w:r>
      <w:r w:rsidR="007413A4">
        <w:t>et</w:t>
      </w:r>
      <w:r w:rsidR="00EF6922">
        <w:t xml:space="preserve"> des boutons</w:t>
      </w:r>
      <w:r w:rsidR="007413A4">
        <w:t xml:space="preserve"> de style arcade</w:t>
      </w:r>
      <w:r w:rsidR="00EF6922">
        <w:t xml:space="preserve">. </w:t>
      </w:r>
    </w:p>
    <w:p w14:paraId="6ECEB472" w14:textId="77777777" w:rsidR="007413A4" w:rsidRDefault="007413A4" w:rsidP="007413A4"/>
    <w:p w14:paraId="256FC90F" w14:textId="77777777" w:rsidR="007413A4" w:rsidRPr="006578EE" w:rsidRDefault="007413A4" w:rsidP="007413A4"/>
    <w:p w14:paraId="0C69999D" w14:textId="1C7C67FC" w:rsidR="000B26D3" w:rsidRDefault="00AC78F1" w:rsidP="000B26D3">
      <w:pPr>
        <w:pStyle w:val="Titre1"/>
        <w:tabs>
          <w:tab w:val="left" w:pos="2858"/>
        </w:tabs>
      </w:pPr>
      <w:bookmarkStart w:id="15" w:name="_Toc121727769"/>
      <w:r>
        <w:lastRenderedPageBreak/>
        <w:t>Schéma</w:t>
      </w:r>
      <w:r w:rsidR="00535ECA">
        <w:t>s</w:t>
      </w:r>
      <w:r>
        <w:t xml:space="preserve"> électrique</w:t>
      </w:r>
      <w:r w:rsidR="00535ECA">
        <w:t>s</w:t>
      </w:r>
      <w:bookmarkEnd w:id="15"/>
      <w:r w:rsidR="007413A4">
        <w:tab/>
      </w:r>
      <w:ins w:id="16" w:author="Huppé, Nicolas" w:date="2022-12-20T15:38:00Z">
        <w:r w:rsidR="00042064">
          <w:t>Comme dans la version 1. Il faut une explication sommaire de ces circuits</w:t>
        </w:r>
        <w:r w:rsidR="00042064">
          <w:t>.</w:t>
        </w:r>
      </w:ins>
    </w:p>
    <w:p w14:paraId="71D9828E" w14:textId="239E890A" w:rsidR="000B26D3" w:rsidRPr="000B26D3" w:rsidRDefault="000B26D3" w:rsidP="000B26D3">
      <w:pPr>
        <w:pStyle w:val="Titre2"/>
      </w:pPr>
      <w:bookmarkStart w:id="17" w:name="_Toc121727770"/>
      <w:r>
        <w:t xml:space="preserve">Branchement de l’ESP sur </w:t>
      </w:r>
      <w:r w:rsidR="00872684">
        <w:t xml:space="preserve">la </w:t>
      </w:r>
      <w:r w:rsidR="00872684" w:rsidRPr="0503234F">
        <w:t>carte de développement Pro</w:t>
      </w:r>
      <w:r>
        <w:t xml:space="preserve"> Micro</w:t>
      </w:r>
      <w:r w:rsidR="00872684" w:rsidRPr="0503234F">
        <w:t xml:space="preserve"> ATmega32U4</w:t>
      </w:r>
      <w:bookmarkEnd w:id="17"/>
    </w:p>
    <w:p w14:paraId="14992844" w14:textId="7D79CCF6" w:rsidR="000B26D3" w:rsidRDefault="00187CF4" w:rsidP="000B26D3">
      <w:pPr>
        <w:jc w:val="center"/>
      </w:pPr>
      <w:r w:rsidRPr="00187CF4">
        <w:rPr>
          <w:noProof/>
        </w:rPr>
        <w:drawing>
          <wp:inline distT="0" distB="0" distL="0" distR="0" wp14:anchorId="44B8FB5E" wp14:editId="75624DF3">
            <wp:extent cx="5731510" cy="2748280"/>
            <wp:effectExtent l="0" t="0" r="2540" b="0"/>
            <wp:docPr id="12" name="Image 12"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équipement électronique&#10;&#10;Description générée automatiquement"/>
                    <pic:cNvPicPr/>
                  </pic:nvPicPr>
                  <pic:blipFill>
                    <a:blip r:embed="rId12"/>
                    <a:stretch>
                      <a:fillRect/>
                    </a:stretch>
                  </pic:blipFill>
                  <pic:spPr>
                    <a:xfrm>
                      <a:off x="0" y="0"/>
                      <a:ext cx="5731510" cy="2748280"/>
                    </a:xfrm>
                    <a:prstGeom prst="rect">
                      <a:avLst/>
                    </a:prstGeom>
                  </pic:spPr>
                </pic:pic>
              </a:graphicData>
            </a:graphic>
          </wp:inline>
        </w:drawing>
      </w:r>
    </w:p>
    <w:p w14:paraId="027EA6A6" w14:textId="59628B46" w:rsidR="00C568B5" w:rsidRPr="00C67940" w:rsidRDefault="00C568B5" w:rsidP="000B26D3">
      <w:pPr>
        <w:jc w:val="center"/>
        <w:rPr>
          <w:i/>
          <w:iCs/>
        </w:rPr>
      </w:pPr>
      <w:r w:rsidRPr="00C67940">
        <w:rPr>
          <w:i/>
          <w:iCs/>
        </w:rPr>
        <w:t>Figure 3</w:t>
      </w:r>
      <w:r w:rsidR="006B73B1" w:rsidRPr="00C67940">
        <w:rPr>
          <w:i/>
          <w:iCs/>
        </w:rPr>
        <w:t> : ES</w:t>
      </w:r>
      <w:r w:rsidR="001E4244" w:rsidRPr="00C67940">
        <w:rPr>
          <w:i/>
          <w:iCs/>
        </w:rPr>
        <w:t>P-01</w:t>
      </w:r>
      <w:r w:rsidR="00C67940" w:rsidRPr="00C67940">
        <w:rPr>
          <w:i/>
          <w:iCs/>
        </w:rPr>
        <w:t>/Arduino</w:t>
      </w:r>
    </w:p>
    <w:p w14:paraId="26F0DD67" w14:textId="1BEFE2C1" w:rsidR="000B26D3" w:rsidRDefault="000B26D3" w:rsidP="000B26D3">
      <w:pPr>
        <w:pStyle w:val="Titre2"/>
      </w:pPr>
      <w:bookmarkStart w:id="18" w:name="_Toc121727771"/>
      <w:r>
        <w:t xml:space="preserve">Branchement du </w:t>
      </w:r>
      <w:r w:rsidR="00572DF1">
        <w:t>joystick</w:t>
      </w:r>
      <w:r>
        <w:t xml:space="preserve"> sur l</w:t>
      </w:r>
      <w:r w:rsidR="00872684">
        <w:t xml:space="preserve">a </w:t>
      </w:r>
      <w:r w:rsidR="00872684" w:rsidRPr="0503234F">
        <w:t>carte de développement Pro</w:t>
      </w:r>
      <w:r>
        <w:t xml:space="preserve"> Micro</w:t>
      </w:r>
      <w:r w:rsidR="00872684" w:rsidRPr="0503234F">
        <w:t xml:space="preserve"> ATmega32U4</w:t>
      </w:r>
      <w:bookmarkEnd w:id="18"/>
    </w:p>
    <w:p w14:paraId="7AFCA173" w14:textId="7629CBA6" w:rsidR="000B26D3" w:rsidRDefault="00187CF4" w:rsidP="000B26D3">
      <w:pPr>
        <w:jc w:val="center"/>
      </w:pPr>
      <w:r w:rsidRPr="00187CF4">
        <w:rPr>
          <w:noProof/>
        </w:rPr>
        <w:drawing>
          <wp:inline distT="0" distB="0" distL="0" distR="0" wp14:anchorId="3C769F82" wp14:editId="61625619">
            <wp:extent cx="4019550" cy="45953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5944" cy="4614103"/>
                    </a:xfrm>
                    <a:prstGeom prst="rect">
                      <a:avLst/>
                    </a:prstGeom>
                  </pic:spPr>
                </pic:pic>
              </a:graphicData>
            </a:graphic>
          </wp:inline>
        </w:drawing>
      </w:r>
    </w:p>
    <w:p w14:paraId="781A4EC8" w14:textId="5016D281" w:rsidR="00C67940" w:rsidRPr="00FE3C48" w:rsidRDefault="00C67940" w:rsidP="000B26D3">
      <w:pPr>
        <w:jc w:val="center"/>
        <w:rPr>
          <w:i/>
          <w:iCs/>
        </w:rPr>
      </w:pPr>
      <w:r w:rsidRPr="00FE3C48">
        <w:rPr>
          <w:i/>
          <w:iCs/>
        </w:rPr>
        <w:lastRenderedPageBreak/>
        <w:t xml:space="preserve">Figure 4 : </w:t>
      </w:r>
      <w:r w:rsidR="00FE3C48" w:rsidRPr="00FE3C48">
        <w:rPr>
          <w:i/>
          <w:iCs/>
        </w:rPr>
        <w:t>Joystick/Arduino</w:t>
      </w:r>
    </w:p>
    <w:p w14:paraId="213908C3" w14:textId="62FF074C" w:rsidR="000B26D3" w:rsidRDefault="000B26D3" w:rsidP="000B26D3">
      <w:pPr>
        <w:pStyle w:val="Titre2"/>
      </w:pPr>
      <w:bookmarkStart w:id="19" w:name="_Toc121727772"/>
      <w:r>
        <w:t>Branchement des boutons sur</w:t>
      </w:r>
      <w:r w:rsidR="00572DF1">
        <w:t xml:space="preserve"> l</w:t>
      </w:r>
      <w:r w:rsidR="00872684">
        <w:t xml:space="preserve">a </w:t>
      </w:r>
      <w:r w:rsidR="00872684" w:rsidRPr="0503234F">
        <w:t>carte de développement Pro</w:t>
      </w:r>
      <w:r w:rsidR="00572DF1">
        <w:t xml:space="preserve"> Micro</w:t>
      </w:r>
      <w:r w:rsidR="00872684" w:rsidRPr="0503234F">
        <w:t xml:space="preserve"> ATmega32U4</w:t>
      </w:r>
      <w:bookmarkEnd w:id="19"/>
    </w:p>
    <w:p w14:paraId="67FF8DA2" w14:textId="62FB7399" w:rsidR="007413A4" w:rsidRPr="007413A4" w:rsidRDefault="003E0CBE" w:rsidP="000B26D3">
      <w:pPr>
        <w:jc w:val="center"/>
      </w:pPr>
      <w:r w:rsidRPr="003E0CBE">
        <w:rPr>
          <w:noProof/>
        </w:rPr>
        <w:drawing>
          <wp:inline distT="0" distB="0" distL="0" distR="0" wp14:anchorId="638EB322" wp14:editId="5EC10FAE">
            <wp:extent cx="4709914" cy="4695825"/>
            <wp:effectExtent l="0" t="0" r="0" b="0"/>
            <wp:docPr id="3" name="Image 3"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équipement électronique, circuit&#10;&#10;Description générée automatiquement"/>
                    <pic:cNvPicPr/>
                  </pic:nvPicPr>
                  <pic:blipFill>
                    <a:blip r:embed="rId14"/>
                    <a:stretch>
                      <a:fillRect/>
                    </a:stretch>
                  </pic:blipFill>
                  <pic:spPr>
                    <a:xfrm>
                      <a:off x="0" y="0"/>
                      <a:ext cx="4748302" cy="4734098"/>
                    </a:xfrm>
                    <a:prstGeom prst="rect">
                      <a:avLst/>
                    </a:prstGeom>
                  </pic:spPr>
                </pic:pic>
              </a:graphicData>
            </a:graphic>
          </wp:inline>
        </w:drawing>
      </w:r>
    </w:p>
    <w:p w14:paraId="19AD1F7A" w14:textId="67E19AED" w:rsidR="00B1137C" w:rsidRPr="00787366" w:rsidRDefault="00B1137C" w:rsidP="00B1137C">
      <w:pPr>
        <w:jc w:val="center"/>
      </w:pPr>
      <w:r w:rsidRPr="0503234F">
        <w:rPr>
          <w:i/>
          <w:iCs/>
        </w:rPr>
        <w:t xml:space="preserve">Figure </w:t>
      </w:r>
      <w:r>
        <w:rPr>
          <w:i/>
          <w:iCs/>
        </w:rPr>
        <w:t>5</w:t>
      </w:r>
      <w:r w:rsidRPr="0503234F">
        <w:rPr>
          <w:i/>
          <w:iCs/>
        </w:rPr>
        <w:t xml:space="preserve"> : </w:t>
      </w:r>
      <w:r w:rsidR="004308E1">
        <w:rPr>
          <w:i/>
          <w:iCs/>
        </w:rPr>
        <w:t>Boutons/Arduino</w:t>
      </w:r>
    </w:p>
    <w:p w14:paraId="5DACA4AE" w14:textId="77777777" w:rsidR="00B1137C" w:rsidRPr="007413A4" w:rsidRDefault="00B1137C" w:rsidP="000B26D3">
      <w:pPr>
        <w:jc w:val="center"/>
      </w:pPr>
    </w:p>
    <w:p w14:paraId="050265B8" w14:textId="4D1B4020" w:rsidR="00DE65B4" w:rsidRPr="009D7F2B" w:rsidRDefault="3EA68A82" w:rsidP="009D7F2B">
      <w:pPr>
        <w:pStyle w:val="Titre1"/>
      </w:pPr>
      <w:bookmarkStart w:id="20" w:name="_Toc121727773"/>
      <w:r>
        <w:t>Évaluation des coûts</w:t>
      </w:r>
      <w:bookmarkEnd w:id="20"/>
    </w:p>
    <w:tbl>
      <w:tblPr>
        <w:tblStyle w:val="Grilledutableau"/>
        <w:tblW w:w="0" w:type="auto"/>
        <w:tblLook w:val="04A0" w:firstRow="1" w:lastRow="0" w:firstColumn="1" w:lastColumn="0" w:noHBand="0" w:noVBand="1"/>
      </w:tblPr>
      <w:tblGrid>
        <w:gridCol w:w="3005"/>
        <w:gridCol w:w="3005"/>
        <w:gridCol w:w="3006"/>
      </w:tblGrid>
      <w:tr w:rsidR="00DE65B4" w14:paraId="20A5EAA6" w14:textId="77777777" w:rsidTr="003B0E74">
        <w:tc>
          <w:tcPr>
            <w:tcW w:w="3005" w:type="dxa"/>
          </w:tcPr>
          <w:p w14:paraId="426DE025" w14:textId="7FBC07E5" w:rsidR="00DE65B4" w:rsidRPr="003B0E74" w:rsidRDefault="003B0E74" w:rsidP="003B0E74">
            <w:pPr>
              <w:pStyle w:val="Titre3"/>
              <w:jc w:val="center"/>
              <w:outlineLvl w:val="2"/>
            </w:pPr>
            <w:bookmarkStart w:id="21" w:name="_Toc121727774"/>
            <w:r w:rsidRPr="00A74402">
              <w:t>Composants</w:t>
            </w:r>
            <w:bookmarkEnd w:id="21"/>
          </w:p>
        </w:tc>
        <w:tc>
          <w:tcPr>
            <w:tcW w:w="3005" w:type="dxa"/>
          </w:tcPr>
          <w:p w14:paraId="0C3CD432" w14:textId="77916E1F" w:rsidR="00DE65B4" w:rsidRDefault="003B0E74" w:rsidP="003B0E74">
            <w:pPr>
              <w:pStyle w:val="Titre3"/>
              <w:jc w:val="center"/>
              <w:outlineLvl w:val="2"/>
              <w:rPr>
                <w:lang w:val="en-CA"/>
              </w:rPr>
            </w:pPr>
            <w:bookmarkStart w:id="22" w:name="_Toc121727775"/>
            <w:r>
              <w:rPr>
                <w:lang w:val="en-CA"/>
              </w:rPr>
              <w:t>Prix</w:t>
            </w:r>
            <w:bookmarkEnd w:id="22"/>
          </w:p>
        </w:tc>
        <w:tc>
          <w:tcPr>
            <w:tcW w:w="3006" w:type="dxa"/>
          </w:tcPr>
          <w:p w14:paraId="14A53318" w14:textId="214F3657" w:rsidR="00DE65B4" w:rsidRDefault="003B0E74" w:rsidP="003B0E74">
            <w:pPr>
              <w:pStyle w:val="Titre3"/>
              <w:jc w:val="center"/>
              <w:outlineLvl w:val="2"/>
              <w:rPr>
                <w:lang w:val="en-CA"/>
              </w:rPr>
            </w:pPr>
            <w:bookmarkStart w:id="23" w:name="_Toc121727776"/>
            <w:r>
              <w:rPr>
                <w:lang w:val="en-CA"/>
              </w:rPr>
              <w:t>Lien</w:t>
            </w:r>
            <w:bookmarkEnd w:id="23"/>
          </w:p>
        </w:tc>
      </w:tr>
      <w:tr w:rsidR="00DE65B4" w14:paraId="49962B03" w14:textId="77777777" w:rsidTr="003B0E74">
        <w:tc>
          <w:tcPr>
            <w:tcW w:w="3005" w:type="dxa"/>
          </w:tcPr>
          <w:p w14:paraId="1827AE5C" w14:textId="54223270" w:rsidR="00DE65B4" w:rsidRDefault="003B0E74" w:rsidP="00A74402">
            <w:pPr>
              <w:jc w:val="center"/>
              <w:rPr>
                <w:lang w:val="en-CA"/>
              </w:rPr>
            </w:pPr>
            <w:r w:rsidRPr="00CA129B">
              <w:rPr>
                <w:lang w:val="en-CA"/>
              </w:rPr>
              <w:t>Micro Atmega32U4</w:t>
            </w:r>
          </w:p>
        </w:tc>
        <w:tc>
          <w:tcPr>
            <w:tcW w:w="3005" w:type="dxa"/>
          </w:tcPr>
          <w:p w14:paraId="4558C0E9" w14:textId="6EDCCF1B" w:rsidR="00DE65B4" w:rsidRDefault="003B0E74" w:rsidP="00A74402">
            <w:pPr>
              <w:jc w:val="center"/>
              <w:rPr>
                <w:lang w:val="en-CA"/>
              </w:rPr>
            </w:pPr>
            <w:r w:rsidRPr="00CA129B">
              <w:rPr>
                <w:lang w:val="en-CA"/>
              </w:rPr>
              <w:t>15,39$</w:t>
            </w:r>
          </w:p>
        </w:tc>
        <w:tc>
          <w:tcPr>
            <w:tcW w:w="3006" w:type="dxa"/>
          </w:tcPr>
          <w:p w14:paraId="78ED7B0A" w14:textId="653432AF" w:rsidR="000137D5" w:rsidRPr="00E90802" w:rsidRDefault="00000000" w:rsidP="00E90802">
            <w:pPr>
              <w:pStyle w:val="Paragraphedeliste"/>
              <w:numPr>
                <w:ilvl w:val="0"/>
                <w:numId w:val="8"/>
              </w:numPr>
              <w:rPr>
                <w:lang w:val="en-CA"/>
              </w:rPr>
            </w:pPr>
            <w:hyperlink r:id="rId15" w:history="1">
              <w:r w:rsidR="00943737" w:rsidRPr="00A74402">
                <w:rPr>
                  <w:rStyle w:val="Lienhypertexte"/>
                  <w:lang w:val="en-CA"/>
                </w:rPr>
                <w:t>Arduino Pro Micro</w:t>
              </w:r>
            </w:hyperlink>
          </w:p>
        </w:tc>
      </w:tr>
      <w:tr w:rsidR="000137D5" w14:paraId="026D086F" w14:textId="77777777" w:rsidTr="003B0E74">
        <w:tc>
          <w:tcPr>
            <w:tcW w:w="3005" w:type="dxa"/>
          </w:tcPr>
          <w:p w14:paraId="052C74F5" w14:textId="0D54CECA" w:rsidR="000137D5" w:rsidRPr="00CA129B" w:rsidRDefault="000137D5" w:rsidP="00A74402">
            <w:pPr>
              <w:jc w:val="center"/>
              <w:rPr>
                <w:lang w:val="en-CA"/>
              </w:rPr>
            </w:pPr>
            <w:r>
              <w:rPr>
                <w:lang w:val="en-CA"/>
              </w:rPr>
              <w:t>ESP-32</w:t>
            </w:r>
          </w:p>
        </w:tc>
        <w:tc>
          <w:tcPr>
            <w:tcW w:w="3005" w:type="dxa"/>
          </w:tcPr>
          <w:p w14:paraId="158F8903" w14:textId="368CEF5E" w:rsidR="000137D5" w:rsidRPr="00CA129B" w:rsidRDefault="00DE56EB" w:rsidP="00A74402">
            <w:pPr>
              <w:jc w:val="center"/>
              <w:rPr>
                <w:lang w:val="en-CA"/>
              </w:rPr>
            </w:pPr>
            <w:r>
              <w:rPr>
                <w:lang w:val="en-CA"/>
              </w:rPr>
              <w:t>17,79$</w:t>
            </w:r>
          </w:p>
        </w:tc>
        <w:tc>
          <w:tcPr>
            <w:tcW w:w="3006" w:type="dxa"/>
          </w:tcPr>
          <w:p w14:paraId="3E87FFCC" w14:textId="553CE050" w:rsidR="000137D5" w:rsidRDefault="00000000" w:rsidP="00251354">
            <w:pPr>
              <w:pStyle w:val="Paragraphedeliste"/>
              <w:numPr>
                <w:ilvl w:val="0"/>
                <w:numId w:val="8"/>
              </w:numPr>
              <w:rPr>
                <w:lang w:val="en-CA"/>
              </w:rPr>
            </w:pPr>
            <w:hyperlink r:id="rId16" w:history="1">
              <w:r w:rsidR="001948F1" w:rsidRPr="001948F1">
                <w:rPr>
                  <w:rStyle w:val="Lienhypertexte"/>
                  <w:lang w:val="en-CA"/>
                </w:rPr>
                <w:t>ESP-32</w:t>
              </w:r>
            </w:hyperlink>
          </w:p>
        </w:tc>
      </w:tr>
      <w:tr w:rsidR="00DE65B4" w14:paraId="247DBD98" w14:textId="77777777" w:rsidTr="003B0E74">
        <w:tc>
          <w:tcPr>
            <w:tcW w:w="3005" w:type="dxa"/>
          </w:tcPr>
          <w:p w14:paraId="20FD0003" w14:textId="64F8A123" w:rsidR="00DE65B4" w:rsidRDefault="00A74402" w:rsidP="00A74402">
            <w:pPr>
              <w:jc w:val="center"/>
              <w:rPr>
                <w:lang w:val="en-CA"/>
              </w:rPr>
            </w:pPr>
            <w:r>
              <w:rPr>
                <w:lang w:val="en-CA"/>
              </w:rPr>
              <w:t>Joysticks</w:t>
            </w:r>
          </w:p>
        </w:tc>
        <w:tc>
          <w:tcPr>
            <w:tcW w:w="3005" w:type="dxa"/>
          </w:tcPr>
          <w:p w14:paraId="24F6387A" w14:textId="1E0212A3" w:rsidR="00DE65B4" w:rsidRDefault="00A74402" w:rsidP="00A74402">
            <w:pPr>
              <w:jc w:val="center"/>
              <w:rPr>
                <w:lang w:val="en-CA"/>
              </w:rPr>
            </w:pPr>
            <w:r>
              <w:rPr>
                <w:lang w:val="en-CA"/>
              </w:rPr>
              <w:t>31,</w:t>
            </w:r>
            <w:r w:rsidR="00385163">
              <w:rPr>
                <w:lang w:val="en-CA"/>
              </w:rPr>
              <w:t>02</w:t>
            </w:r>
            <w:r>
              <w:rPr>
                <w:lang w:val="en-CA"/>
              </w:rPr>
              <w:t>$</w:t>
            </w:r>
          </w:p>
        </w:tc>
        <w:tc>
          <w:tcPr>
            <w:tcW w:w="3006" w:type="dxa"/>
          </w:tcPr>
          <w:p w14:paraId="14E15B71" w14:textId="7B06BC97" w:rsidR="00DE65B4" w:rsidRPr="00A74402" w:rsidRDefault="00000000" w:rsidP="00A74402">
            <w:pPr>
              <w:pStyle w:val="Paragraphedeliste"/>
              <w:numPr>
                <w:ilvl w:val="0"/>
                <w:numId w:val="9"/>
              </w:numPr>
              <w:rPr>
                <w:lang w:val="en-CA"/>
              </w:rPr>
            </w:pPr>
            <w:hyperlink r:id="rId17" w:history="1">
              <w:r w:rsidR="00A74402" w:rsidRPr="00A74402">
                <w:rPr>
                  <w:rStyle w:val="Lienhypertexte"/>
                  <w:lang w:val="en-CA"/>
                </w:rPr>
                <w:t>Joystick</w:t>
              </w:r>
            </w:hyperlink>
          </w:p>
        </w:tc>
      </w:tr>
      <w:tr w:rsidR="00DE65B4" w14:paraId="44E70152" w14:textId="77777777" w:rsidTr="003B0E74">
        <w:tc>
          <w:tcPr>
            <w:tcW w:w="3005" w:type="dxa"/>
          </w:tcPr>
          <w:p w14:paraId="06DF24E6" w14:textId="6FB68647" w:rsidR="00DE65B4" w:rsidRDefault="00C35BA6" w:rsidP="00A74402">
            <w:pPr>
              <w:jc w:val="center"/>
              <w:rPr>
                <w:lang w:val="en-CA"/>
              </w:rPr>
            </w:pPr>
            <w:r>
              <w:rPr>
                <w:lang w:val="en-CA"/>
              </w:rPr>
              <w:t>Boutons de style arcade</w:t>
            </w:r>
          </w:p>
        </w:tc>
        <w:tc>
          <w:tcPr>
            <w:tcW w:w="3005" w:type="dxa"/>
          </w:tcPr>
          <w:p w14:paraId="39973344" w14:textId="5AB85735" w:rsidR="00DE65B4" w:rsidRDefault="004E19A5" w:rsidP="00A74402">
            <w:pPr>
              <w:jc w:val="center"/>
              <w:rPr>
                <w:lang w:val="en-CA"/>
              </w:rPr>
            </w:pPr>
            <w:r>
              <w:rPr>
                <w:lang w:val="en-CA"/>
              </w:rPr>
              <w:t>19,99</w:t>
            </w:r>
            <w:r w:rsidR="0023294F">
              <w:rPr>
                <w:lang w:val="en-CA"/>
              </w:rPr>
              <w:t>$/5</w:t>
            </w:r>
          </w:p>
        </w:tc>
        <w:tc>
          <w:tcPr>
            <w:tcW w:w="3006" w:type="dxa"/>
          </w:tcPr>
          <w:p w14:paraId="78969BE1" w14:textId="2DA463A4" w:rsidR="00DE65B4" w:rsidRPr="00363494" w:rsidRDefault="00000000" w:rsidP="00363494">
            <w:pPr>
              <w:pStyle w:val="Paragraphedeliste"/>
              <w:numPr>
                <w:ilvl w:val="0"/>
                <w:numId w:val="9"/>
              </w:numPr>
              <w:rPr>
                <w:lang w:val="en-CA"/>
              </w:rPr>
            </w:pPr>
            <w:hyperlink r:id="rId18" w:history="1">
              <w:r w:rsidR="00363494" w:rsidRPr="00363494">
                <w:rPr>
                  <w:rStyle w:val="Lienhypertexte"/>
                  <w:lang w:val="en-CA"/>
                </w:rPr>
                <w:t>Boutons</w:t>
              </w:r>
            </w:hyperlink>
          </w:p>
        </w:tc>
      </w:tr>
      <w:tr w:rsidR="00DE65B4" w14:paraId="52429785" w14:textId="77777777" w:rsidTr="003B0E74">
        <w:tc>
          <w:tcPr>
            <w:tcW w:w="3005" w:type="dxa"/>
          </w:tcPr>
          <w:p w14:paraId="6D2A86EB" w14:textId="447A8281" w:rsidR="00DE65B4" w:rsidRDefault="000137D5" w:rsidP="00A74402">
            <w:pPr>
              <w:jc w:val="center"/>
              <w:rPr>
                <w:lang w:val="en-CA"/>
              </w:rPr>
            </w:pPr>
            <w:r>
              <w:rPr>
                <w:lang w:val="en-CA"/>
              </w:rPr>
              <w:t>Filament pour impression 3D</w:t>
            </w:r>
          </w:p>
        </w:tc>
        <w:tc>
          <w:tcPr>
            <w:tcW w:w="3005" w:type="dxa"/>
          </w:tcPr>
          <w:p w14:paraId="1386E74D" w14:textId="1CD56DBF" w:rsidR="00DE65B4" w:rsidRDefault="004028B3" w:rsidP="00A74402">
            <w:pPr>
              <w:jc w:val="center"/>
              <w:rPr>
                <w:lang w:val="en-CA"/>
              </w:rPr>
            </w:pPr>
            <w:r>
              <w:rPr>
                <w:lang w:val="en-CA"/>
              </w:rPr>
              <w:t>~</w:t>
            </w:r>
            <w:r w:rsidR="000137D5">
              <w:rPr>
                <w:lang w:val="en-CA"/>
              </w:rPr>
              <w:t>20$</w:t>
            </w:r>
          </w:p>
        </w:tc>
        <w:tc>
          <w:tcPr>
            <w:tcW w:w="3006" w:type="dxa"/>
          </w:tcPr>
          <w:p w14:paraId="39642740" w14:textId="77777777" w:rsidR="00DE65B4" w:rsidRDefault="00DE65B4" w:rsidP="00A74402">
            <w:pPr>
              <w:jc w:val="center"/>
              <w:rPr>
                <w:lang w:val="en-CA"/>
              </w:rPr>
            </w:pPr>
          </w:p>
        </w:tc>
      </w:tr>
      <w:tr w:rsidR="00DE65B4" w14:paraId="378FACF8" w14:textId="77777777" w:rsidTr="003B0E74">
        <w:tc>
          <w:tcPr>
            <w:tcW w:w="3005" w:type="dxa"/>
          </w:tcPr>
          <w:p w14:paraId="5FBB97EA" w14:textId="28AC72B1" w:rsidR="00DE65B4" w:rsidRDefault="000137D5" w:rsidP="00A74402">
            <w:pPr>
              <w:jc w:val="center"/>
              <w:rPr>
                <w:lang w:val="en-CA"/>
              </w:rPr>
            </w:pPr>
            <w:r>
              <w:rPr>
                <w:lang w:val="en-CA"/>
              </w:rPr>
              <w:t>PCB</w:t>
            </w:r>
          </w:p>
        </w:tc>
        <w:tc>
          <w:tcPr>
            <w:tcW w:w="3005" w:type="dxa"/>
          </w:tcPr>
          <w:p w14:paraId="3ABFDA9A" w14:textId="67396742" w:rsidR="00DE65B4" w:rsidRDefault="004028B3" w:rsidP="00A74402">
            <w:pPr>
              <w:jc w:val="center"/>
              <w:rPr>
                <w:lang w:val="en-CA"/>
              </w:rPr>
            </w:pPr>
            <w:r>
              <w:rPr>
                <w:lang w:val="en-CA"/>
              </w:rPr>
              <w:t>~</w:t>
            </w:r>
            <w:r w:rsidR="000137D5">
              <w:rPr>
                <w:lang w:val="en-CA"/>
              </w:rPr>
              <w:t>10$</w:t>
            </w:r>
            <w:ins w:id="24" w:author="Huppé, Nicolas" w:date="2022-12-20T15:44:00Z">
              <w:r w:rsidR="007C32D2">
                <w:rPr>
                  <w:lang w:val="en-CA"/>
                </w:rPr>
                <w:t xml:space="preserve"> ++</w:t>
              </w:r>
            </w:ins>
          </w:p>
        </w:tc>
        <w:tc>
          <w:tcPr>
            <w:tcW w:w="3006" w:type="dxa"/>
          </w:tcPr>
          <w:p w14:paraId="6D3223AE" w14:textId="77777777" w:rsidR="00DE65B4" w:rsidRDefault="00DE65B4" w:rsidP="00A74402">
            <w:pPr>
              <w:jc w:val="center"/>
              <w:rPr>
                <w:lang w:val="en-CA"/>
              </w:rPr>
            </w:pPr>
          </w:p>
        </w:tc>
      </w:tr>
      <w:tr w:rsidR="00DE65B4" w14:paraId="231735B4" w14:textId="77777777" w:rsidTr="003B0E74">
        <w:tc>
          <w:tcPr>
            <w:tcW w:w="3005" w:type="dxa"/>
          </w:tcPr>
          <w:p w14:paraId="1DEB6928" w14:textId="07F48ED4" w:rsidR="00DE65B4" w:rsidRDefault="007C32D2" w:rsidP="00A74402">
            <w:pPr>
              <w:jc w:val="center"/>
              <w:rPr>
                <w:lang w:val="en-CA"/>
              </w:rPr>
            </w:pPr>
            <w:ins w:id="25" w:author="Huppé, Nicolas" w:date="2022-12-20T15:44:00Z">
              <w:r>
                <w:rPr>
                  <w:lang w:val="en-CA"/>
                </w:rPr>
                <w:t>10 ports jack 1/8 ??</w:t>
              </w:r>
            </w:ins>
          </w:p>
        </w:tc>
        <w:tc>
          <w:tcPr>
            <w:tcW w:w="3005" w:type="dxa"/>
          </w:tcPr>
          <w:p w14:paraId="6B2DECCF" w14:textId="77777777" w:rsidR="00DE65B4" w:rsidRDefault="00DE65B4" w:rsidP="00A74402">
            <w:pPr>
              <w:jc w:val="center"/>
              <w:rPr>
                <w:lang w:val="en-CA"/>
              </w:rPr>
            </w:pPr>
          </w:p>
        </w:tc>
        <w:tc>
          <w:tcPr>
            <w:tcW w:w="3006" w:type="dxa"/>
          </w:tcPr>
          <w:p w14:paraId="5BE2B3C3" w14:textId="77777777" w:rsidR="00DE65B4" w:rsidRDefault="00DE65B4" w:rsidP="00A74402">
            <w:pPr>
              <w:jc w:val="center"/>
              <w:rPr>
                <w:lang w:val="en-CA"/>
              </w:rPr>
            </w:pPr>
          </w:p>
        </w:tc>
      </w:tr>
    </w:tbl>
    <w:p w14:paraId="565EE71E" w14:textId="3597E844" w:rsidR="002657AA" w:rsidRPr="004C64D1" w:rsidRDefault="002657AA" w:rsidP="320672A4"/>
    <w:p w14:paraId="431CDA5D" w14:textId="5C6D39EC" w:rsidR="2871C84F" w:rsidRPr="00B16A1C" w:rsidRDefault="009D7F2B" w:rsidP="2871C84F">
      <w:pPr>
        <w:rPr>
          <w:sz w:val="28"/>
          <w:szCs w:val="28"/>
          <w:lang w:val="en-CA"/>
        </w:rPr>
      </w:pPr>
      <w:r w:rsidRPr="00542E10">
        <w:rPr>
          <w:sz w:val="28"/>
          <w:szCs w:val="28"/>
          <w:lang w:val="en-CA"/>
        </w:rPr>
        <w:t>Total:</w:t>
      </w:r>
      <w:r w:rsidR="002E2FA9">
        <w:rPr>
          <w:sz w:val="28"/>
          <w:szCs w:val="28"/>
          <w:lang w:val="en-CA"/>
        </w:rPr>
        <w:t xml:space="preserve"> </w:t>
      </w:r>
      <w:r>
        <w:rPr>
          <w:sz w:val="28"/>
          <w:szCs w:val="28"/>
          <w:lang w:val="en-CA"/>
        </w:rPr>
        <w:t>114.19$</w:t>
      </w:r>
    </w:p>
    <w:p w14:paraId="1679585E" w14:textId="77777777" w:rsidR="004308E1" w:rsidRDefault="004308E1">
      <w:pPr>
        <w:rPr>
          <w:rFonts w:asciiTheme="majorHAnsi" w:eastAsiaTheme="majorEastAsia" w:hAnsiTheme="majorHAnsi" w:cstheme="majorBidi"/>
          <w:color w:val="2F5496" w:themeColor="accent1" w:themeShade="BF"/>
          <w:sz w:val="32"/>
          <w:szCs w:val="32"/>
        </w:rPr>
      </w:pPr>
      <w:r>
        <w:br w:type="page"/>
      </w:r>
    </w:p>
    <w:p w14:paraId="1A9203D4" w14:textId="418BE4D5" w:rsidR="007170C5" w:rsidRDefault="00296A6C" w:rsidP="007170C5">
      <w:pPr>
        <w:pStyle w:val="Titre1"/>
      </w:pPr>
      <w:bookmarkStart w:id="26" w:name="_Toc121727777"/>
      <w:r>
        <w:lastRenderedPageBreak/>
        <w:t>É</w:t>
      </w:r>
      <w:r w:rsidR="007170C5">
        <w:t>chéancier</w:t>
      </w:r>
      <w:bookmarkEnd w:id="26"/>
    </w:p>
    <w:p w14:paraId="0F73045A" w14:textId="583CDFF3" w:rsidR="00C568B5" w:rsidRDefault="00CB6735">
      <w:r w:rsidRPr="00CB6735">
        <w:rPr>
          <w:noProof/>
        </w:rPr>
        <w:drawing>
          <wp:inline distT="0" distB="0" distL="0" distR="0" wp14:anchorId="3268555B" wp14:editId="6A33484C">
            <wp:extent cx="5731510" cy="219075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90750"/>
                    </a:xfrm>
                    <a:prstGeom prst="rect">
                      <a:avLst/>
                    </a:prstGeom>
                  </pic:spPr>
                </pic:pic>
              </a:graphicData>
            </a:graphic>
          </wp:inline>
        </w:drawing>
      </w:r>
    </w:p>
    <w:p w14:paraId="4A888E30" w14:textId="2E444C44" w:rsidR="00FE3C48" w:rsidRDefault="00E2687E">
      <w:ins w:id="27" w:author="Huppé, Nicolas" w:date="2022-12-20T15:41:00Z">
        <w:r>
          <w:rPr>
            <w:noProof/>
          </w:rPr>
          <mc:AlternateContent>
            <mc:Choice Requires="wpi">
              <w:drawing>
                <wp:anchor distT="0" distB="0" distL="114300" distR="114300" simplePos="0" relativeHeight="251664384" behindDoc="0" locked="0" layoutInCell="1" allowOverlap="1" wp14:anchorId="0D2E9F81" wp14:editId="583D1E7E">
                  <wp:simplePos x="0" y="0"/>
                  <wp:positionH relativeFrom="column">
                    <wp:posOffset>3658434</wp:posOffset>
                  </wp:positionH>
                  <wp:positionV relativeFrom="paragraph">
                    <wp:posOffset>564675</wp:posOffset>
                  </wp:positionV>
                  <wp:extent cx="955800" cy="34920"/>
                  <wp:effectExtent l="76200" t="171450" r="130175" b="194310"/>
                  <wp:wrapNone/>
                  <wp:docPr id="36" name="Encre 36"/>
                  <wp:cNvGraphicFramePr/>
                  <a:graphic xmlns:a="http://schemas.openxmlformats.org/drawingml/2006/main">
                    <a:graphicData uri="http://schemas.microsoft.com/office/word/2010/wordprocessingInk">
                      <w14:contentPart bwMode="auto" r:id="rId20">
                        <w14:nvContentPartPr>
                          <w14:cNvContentPartPr/>
                        </w14:nvContentPartPr>
                        <w14:xfrm>
                          <a:off x="0" y="0"/>
                          <a:ext cx="955800" cy="34920"/>
                        </w14:xfrm>
                      </w14:contentPart>
                    </a:graphicData>
                  </a:graphic>
                </wp:anchor>
              </w:drawing>
            </mc:Choice>
            <mc:Fallback>
              <w:pict>
                <v:shapetype w14:anchorId="372A6F7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36" o:spid="_x0000_s1026" type="#_x0000_t75" style="position:absolute;margin-left:283.85pt;margin-top:35.95pt;width:83.75pt;height:19.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">
                  <v:imagedata r:id="rId21" o:title=""/>
                </v:shape>
              </w:pict>
            </mc:Fallback>
          </mc:AlternateContent>
        </w:r>
        <w:r>
          <w:rPr>
            <w:noProof/>
          </w:rPr>
          <mc:AlternateContent>
            <mc:Choice Requires="wpi">
              <w:drawing>
                <wp:anchor distT="0" distB="0" distL="114300" distR="114300" simplePos="0" relativeHeight="251663360" behindDoc="0" locked="0" layoutInCell="1" allowOverlap="1" wp14:anchorId="02FF7E48" wp14:editId="5A8F0050">
                  <wp:simplePos x="0" y="0"/>
                  <wp:positionH relativeFrom="column">
                    <wp:posOffset>3602990</wp:posOffset>
                  </wp:positionH>
                  <wp:positionV relativeFrom="paragraph">
                    <wp:posOffset>455295</wp:posOffset>
                  </wp:positionV>
                  <wp:extent cx="1066020" cy="202680"/>
                  <wp:effectExtent l="38100" t="38100" r="39370" b="45085"/>
                  <wp:wrapNone/>
                  <wp:docPr id="35" name="Encre 35"/>
                  <wp:cNvGraphicFramePr/>
                  <a:graphic xmlns:a="http://schemas.openxmlformats.org/drawingml/2006/main">
                    <a:graphicData uri="http://schemas.microsoft.com/office/word/2010/wordprocessingInk">
                      <w14:contentPart bwMode="auto" r:id="rId22">
                        <w14:nvContentPartPr>
                          <w14:cNvContentPartPr/>
                        </w14:nvContentPartPr>
                        <w14:xfrm>
                          <a:off x="0" y="0"/>
                          <a:ext cx="1066020" cy="202680"/>
                        </w14:xfrm>
                      </w14:contentPart>
                    </a:graphicData>
                  </a:graphic>
                </wp:anchor>
              </w:drawing>
            </mc:Choice>
            <mc:Fallback>
              <w:pict>
                <v:shape w14:anchorId="0014A70C" id="Encre 35" o:spid="_x0000_s1026" type="#_x0000_t75" style="position:absolute;margin-left:283.35pt;margin-top:35.5pt;width:84.65pt;height:16.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">
                  <v:imagedata r:id="rId23" o:title=""/>
                </v:shape>
              </w:pict>
            </mc:Fallback>
          </mc:AlternateContent>
        </w:r>
        <w:r w:rsidR="00042064">
          <w:rPr>
            <w:noProof/>
          </w:rPr>
          <mc:AlternateContent>
            <mc:Choice Requires="wpi">
              <w:drawing>
                <wp:anchor distT="0" distB="0" distL="114300" distR="114300" simplePos="0" relativeHeight="251659264" behindDoc="0" locked="0" layoutInCell="1" allowOverlap="1" wp14:anchorId="6164E1A1" wp14:editId="205CDFB1">
                  <wp:simplePos x="0" y="0"/>
                  <wp:positionH relativeFrom="column">
                    <wp:posOffset>3591575</wp:posOffset>
                  </wp:positionH>
                  <wp:positionV relativeFrom="paragraph">
                    <wp:posOffset>456315</wp:posOffset>
                  </wp:positionV>
                  <wp:extent cx="1060560" cy="226080"/>
                  <wp:effectExtent l="38100" t="38100" r="25400" b="40640"/>
                  <wp:wrapNone/>
                  <wp:docPr id="16" name="Encre 16"/>
                  <wp:cNvGraphicFramePr/>
                  <a:graphic xmlns:a="http://schemas.openxmlformats.org/drawingml/2006/main">
                    <a:graphicData uri="http://schemas.microsoft.com/office/word/2010/wordprocessingInk">
                      <w14:contentPart bwMode="auto" r:id="rId24">
                        <w14:nvContentPartPr>
                          <w14:cNvContentPartPr/>
                        </w14:nvContentPartPr>
                        <w14:xfrm>
                          <a:off x="0" y="0"/>
                          <a:ext cx="1060560" cy="226080"/>
                        </w14:xfrm>
                      </w14:contentPart>
                    </a:graphicData>
                  </a:graphic>
                </wp:anchor>
              </w:drawing>
            </mc:Choice>
            <mc:Fallback>
              <w:pict>
                <v:shape w14:anchorId="4688BF00" id="Encre 16" o:spid="_x0000_s1026" type="#_x0000_t75" style="position:absolute;margin-left:282.45pt;margin-top:35.6pt;width:84.2pt;height:18.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">
                  <v:imagedata r:id="rId25" o:title=""/>
                </v:shape>
              </w:pict>
            </mc:Fallback>
          </mc:AlternateContent>
        </w:r>
      </w:ins>
      <w:r w:rsidR="00473F82" w:rsidRPr="00473F82">
        <w:rPr>
          <w:noProof/>
        </w:rPr>
        <w:drawing>
          <wp:inline distT="0" distB="0" distL="0" distR="0" wp14:anchorId="1CAE05C5" wp14:editId="0E65D7CB">
            <wp:extent cx="5731510" cy="1586865"/>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86865"/>
                    </a:xfrm>
                    <a:prstGeom prst="rect">
                      <a:avLst/>
                    </a:prstGeom>
                  </pic:spPr>
                </pic:pic>
              </a:graphicData>
            </a:graphic>
          </wp:inline>
        </w:drawing>
      </w:r>
    </w:p>
    <w:p w14:paraId="463519C2" w14:textId="77777777" w:rsidR="003003AC" w:rsidRDefault="00FE3C48" w:rsidP="003003AC">
      <w:pPr>
        <w:jc w:val="center"/>
        <w:rPr>
          <w:i/>
        </w:rPr>
      </w:pPr>
      <w:r w:rsidRPr="00060B5C">
        <w:rPr>
          <w:i/>
        </w:rPr>
        <w:t>Figure 6 : Échéancier</w:t>
      </w:r>
    </w:p>
    <w:p w14:paraId="293A477B" w14:textId="7360088E" w:rsidR="00AC78F1" w:rsidRPr="003003AC" w:rsidRDefault="007170C5" w:rsidP="00AC78F1">
      <w:pPr>
        <w:pStyle w:val="Titre1"/>
        <w:rPr>
          <w:i/>
        </w:rPr>
      </w:pPr>
      <w:bookmarkStart w:id="28" w:name="_Toc121727778"/>
      <w:r>
        <w:t>Interface usag</w:t>
      </w:r>
      <w:r w:rsidR="00296A6C">
        <w:t>er</w:t>
      </w:r>
      <w:bookmarkEnd w:id="28"/>
    </w:p>
    <w:p w14:paraId="4694F345" w14:textId="107B5B1B" w:rsidR="00A23FEB" w:rsidRPr="00A23FEB" w:rsidRDefault="00E755DF" w:rsidP="00A23FEB">
      <w:r>
        <w:t xml:space="preserve">L’interface </w:t>
      </w:r>
      <w:r>
        <w:rPr>
          <w:rStyle w:val="idca8979d2-9fb8-4c22-bec0-cb2b43296155-76"/>
        </w:rPr>
        <w:t>usager</w:t>
      </w:r>
      <w:r>
        <w:t xml:space="preserve"> permettra de configurer les boutons connectés à l'ATmega32U4 afin de simuler une autre touche du clavier que celle assignée de base par le programme.</w:t>
      </w:r>
      <w:r>
        <w:rPr>
          <w:rStyle w:val="carseparateur"/>
        </w:rPr>
        <w:t xml:space="preserve"> </w:t>
      </w:r>
      <w:r>
        <w:t>Par exemple, les boutons 1 à 4 sont assignés aux touches 'W', '</w:t>
      </w:r>
      <w:r>
        <w:rPr>
          <w:rStyle w:val="empanorangeplat"/>
        </w:rPr>
        <w:t>A</w:t>
      </w:r>
      <w:r>
        <w:t>', '</w:t>
      </w:r>
      <w:r w:rsidR="00B3329F">
        <w:t>S’et</w:t>
      </w:r>
      <w:r>
        <w:t xml:space="preserve"> '</w:t>
      </w:r>
      <w:r w:rsidR="000967BB">
        <w:rPr>
          <w:rStyle w:val="id6d700f1a-a681-4504-a503-cd325834ba50-103"/>
        </w:rPr>
        <w:t>D’et</w:t>
      </w:r>
      <w:r>
        <w:t xml:space="preserve"> l'</w:t>
      </w:r>
      <w:r>
        <w:rPr>
          <w:rStyle w:val="id6d700f1a-a681-4504-a503-cd325834ba50-106"/>
        </w:rPr>
        <w:t>usager</w:t>
      </w:r>
      <w:r>
        <w:t xml:space="preserve"> pourra les configurer afin qu'ils soient assignés aux touches </w:t>
      </w:r>
      <w:r>
        <w:rPr>
          <w:rStyle w:val="id6d700f1a-a681-4504-a503-cd325834ba50-108"/>
        </w:rPr>
        <w:t>'</w:t>
      </w:r>
      <w:r>
        <w:t xml:space="preserve">1', </w:t>
      </w:r>
      <w:r>
        <w:rPr>
          <w:rStyle w:val="id6d700f1a-a681-4504-a503-cd325834ba50-111"/>
        </w:rPr>
        <w:t>'</w:t>
      </w:r>
      <w:r>
        <w:t xml:space="preserve">2', </w:t>
      </w:r>
      <w:r>
        <w:rPr>
          <w:rStyle w:val="id6d700f1a-a681-4504-a503-cd325834ba50-114"/>
        </w:rPr>
        <w:t>'</w:t>
      </w:r>
      <w:r>
        <w:t xml:space="preserve">3' et </w:t>
      </w:r>
      <w:r>
        <w:rPr>
          <w:rStyle w:val="id6d700f1a-a681-4504-a503-cd325834ba50-117"/>
        </w:rPr>
        <w:t>'</w:t>
      </w:r>
      <w:r>
        <w:t>4'.</w:t>
      </w:r>
      <w:r>
        <w:rPr>
          <w:rStyle w:val="carseparateur"/>
        </w:rPr>
        <w:t xml:space="preserve"> </w:t>
      </w:r>
      <w:r>
        <w:t>Il pourrait annuler les modifications ou enregistrer les modifications.</w:t>
      </w:r>
      <w:r w:rsidR="0033086B">
        <w:t xml:space="preserve"> Cette interface </w:t>
      </w:r>
      <w:del w:id="29" w:author="Huppé, Nicolas" w:date="2022-12-20T15:42:00Z">
        <w:r w:rsidR="0033086B" w:rsidDel="00E2687E">
          <w:delText>se retrouvera</w:delText>
        </w:r>
      </w:del>
      <w:ins w:id="30" w:author="Huppé, Nicolas" w:date="2022-12-20T15:42:00Z">
        <w:r w:rsidR="00E2687E">
          <w:t>sera accessible</w:t>
        </w:r>
      </w:ins>
      <w:ins w:id="31" w:author="Huppé, Nicolas" w:date="2022-12-20T15:46:00Z">
        <w:r w:rsidR="007C32D2">
          <w:t xml:space="preserve"> à l’aide</w:t>
        </w:r>
      </w:ins>
      <w:del w:id="32" w:author="Huppé, Nicolas" w:date="2022-12-20T15:46:00Z">
        <w:r w:rsidR="0033086B" w:rsidDel="007C32D2">
          <w:delText xml:space="preserve"> sur</w:delText>
        </w:r>
      </w:del>
      <w:r w:rsidR="0033086B">
        <w:t xml:space="preserve"> un fureteur Web</w:t>
      </w:r>
      <w:r w:rsidR="00C5061D">
        <w:t xml:space="preserve">. </w:t>
      </w:r>
      <w:ins w:id="33" w:author="Huppé, Nicolas" w:date="2022-12-20T15:46:00Z">
        <w:r w:rsidR="007C32D2">
          <w:t xml:space="preserve">   Avez-vous une idée de</w:t>
        </w:r>
      </w:ins>
      <w:ins w:id="34" w:author="Huppé, Nicolas" w:date="2022-12-20T15:47:00Z">
        <w:r w:rsidR="007C32D2">
          <w:t xml:space="preserve"> la </w:t>
        </w:r>
      </w:ins>
      <w:ins w:id="35" w:author="Huppé, Nicolas" w:date="2022-12-20T15:46:00Z">
        <w:r w:rsidR="007C32D2">
          <w:t>méthode</w:t>
        </w:r>
      </w:ins>
      <w:ins w:id="36" w:author="Huppé, Nicolas" w:date="2022-12-20T15:47:00Z">
        <w:r w:rsidR="007C32D2">
          <w:t xml:space="preserve"> utilisée</w:t>
        </w:r>
      </w:ins>
      <w:ins w:id="37" w:author="Huppé, Nicolas" w:date="2022-12-20T15:46:00Z">
        <w:r w:rsidR="007C32D2">
          <w:t xml:space="preserve"> pour</w:t>
        </w:r>
      </w:ins>
      <w:ins w:id="38" w:author="Huppé, Nicolas" w:date="2022-12-20T15:47:00Z">
        <w:r w:rsidR="007C32D2">
          <w:t xml:space="preserve"> construire ce interface et retourner l’information au esp ?</w:t>
        </w:r>
      </w:ins>
      <w:ins w:id="39" w:author="Huppé, Nicolas" w:date="2022-12-20T15:46:00Z">
        <w:r w:rsidR="007C32D2">
          <w:t xml:space="preserve"> </w:t>
        </w:r>
      </w:ins>
    </w:p>
    <w:p w14:paraId="5E807457" w14:textId="2F002542" w:rsidR="00A23FEB" w:rsidRDefault="00A23FEB" w:rsidP="00A23FEB">
      <w:pPr>
        <w:jc w:val="center"/>
      </w:pPr>
      <w:r w:rsidRPr="00A23FEB">
        <w:rPr>
          <w:noProof/>
        </w:rPr>
        <w:drawing>
          <wp:inline distT="0" distB="0" distL="0" distR="0" wp14:anchorId="33A21784" wp14:editId="7C630082">
            <wp:extent cx="2581422" cy="2661707"/>
            <wp:effectExtent l="0" t="0" r="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3280" cy="2694556"/>
                    </a:xfrm>
                    <a:prstGeom prst="rect">
                      <a:avLst/>
                    </a:prstGeom>
                  </pic:spPr>
                </pic:pic>
              </a:graphicData>
            </a:graphic>
          </wp:inline>
        </w:drawing>
      </w:r>
    </w:p>
    <w:p w14:paraId="0EE00330" w14:textId="2E8A2577" w:rsidR="00042064" w:rsidRDefault="006619FC" w:rsidP="00A23FEB">
      <w:pPr>
        <w:jc w:val="center"/>
        <w:rPr>
          <w:i/>
          <w:iCs/>
        </w:rPr>
      </w:pPr>
      <w:r w:rsidRPr="0503234F">
        <w:rPr>
          <w:i/>
          <w:iCs/>
        </w:rPr>
        <w:lastRenderedPageBreak/>
        <w:t xml:space="preserve">Figure </w:t>
      </w:r>
      <w:r w:rsidR="00FE3C48">
        <w:rPr>
          <w:i/>
          <w:iCs/>
        </w:rPr>
        <w:t>7</w:t>
      </w:r>
      <w:r w:rsidRPr="0503234F">
        <w:rPr>
          <w:i/>
          <w:iCs/>
        </w:rPr>
        <w:t xml:space="preserve"> : </w:t>
      </w:r>
      <w:r>
        <w:rPr>
          <w:i/>
          <w:iCs/>
        </w:rPr>
        <w:t>Interface usager</w:t>
      </w:r>
    </w:p>
    <w:p w14:paraId="4E6DC9AD" w14:textId="25D84828" w:rsidR="00042064" w:rsidRDefault="00042064">
      <w:pPr>
        <w:rPr>
          <w:i/>
          <w:iCs/>
        </w:rPr>
      </w:pPr>
    </w:p>
    <w:tbl>
      <w:tblPr>
        <w:tblW w:w="9105" w:type="dxa"/>
        <w:tblInd w:w="21" w:type="dxa"/>
        <w:shd w:val="clear" w:color="auto" w:fill="FFFFFF" w:themeFill="background1"/>
        <w:tblLayout w:type="fixed"/>
        <w:tblCellMar>
          <w:left w:w="21" w:type="dxa"/>
          <w:right w:w="21" w:type="dxa"/>
        </w:tblCellMar>
        <w:tblLook w:val="0000" w:firstRow="0" w:lastRow="0" w:firstColumn="0" w:lastColumn="0" w:noHBand="0" w:noVBand="0"/>
      </w:tblPr>
      <w:tblGrid>
        <w:gridCol w:w="7936"/>
        <w:gridCol w:w="1169"/>
      </w:tblGrid>
      <w:tr w:rsidR="00042064" w:rsidRPr="00E45EFC" w14:paraId="53C0EC60" w14:textId="77777777" w:rsidTr="00BA0378">
        <w:tc>
          <w:tcPr>
            <w:tcW w:w="7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4DECF95" w14:textId="77777777" w:rsidR="00042064" w:rsidRPr="00E45EFC" w:rsidRDefault="00042064" w:rsidP="00BA0378">
            <w:pPr>
              <w:pStyle w:val="puce1"/>
              <w:widowControl w:val="0"/>
              <w:tabs>
                <w:tab w:val="left" w:pos="1568"/>
              </w:tabs>
            </w:pPr>
            <w:bookmarkStart w:id="40" w:name="_Hlk122440011"/>
            <w:r w:rsidRPr="00E45EFC">
              <w:t>Présentation, propreté, mise en page (respect des normes méthodologiques, numérotation, images, alignement, page titre, table des matières, etc.)</w:t>
            </w:r>
          </w:p>
        </w:tc>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CE69E2" w14:textId="7554E325" w:rsidR="00042064" w:rsidRPr="00E45EFC" w:rsidRDefault="007C32D2" w:rsidP="00BA0378">
            <w:pPr>
              <w:widowControl w:val="0"/>
              <w:tabs>
                <w:tab w:val="left" w:pos="1103"/>
                <w:tab w:val="left" w:pos="1433"/>
                <w:tab w:val="left" w:pos="2880"/>
                <w:tab w:val="left" w:pos="4320"/>
                <w:tab w:val="left" w:pos="5760"/>
                <w:tab w:val="left" w:pos="7133"/>
              </w:tabs>
              <w:jc w:val="right"/>
              <w:rPr>
                <w:lang w:eastAsia="fr-FR"/>
              </w:rPr>
            </w:pPr>
            <w:ins w:id="41" w:author="Huppé, Nicolas" w:date="2022-12-20T15:43:00Z">
              <w:r>
                <w:rPr>
                  <w:color w:val="000000"/>
                  <w:lang w:eastAsia="fr-FR"/>
                </w:rPr>
                <w:t>9</w:t>
              </w:r>
            </w:ins>
            <w:r w:rsidR="00042064" w:rsidRPr="00E45EFC">
              <w:rPr>
                <w:color w:val="000000"/>
                <w:lang w:eastAsia="fr-FR"/>
              </w:rPr>
              <w:t>/10</w:t>
            </w:r>
          </w:p>
        </w:tc>
      </w:tr>
      <w:tr w:rsidR="00042064" w:rsidRPr="00E45EFC" w14:paraId="33995E14" w14:textId="77777777" w:rsidTr="00BA0378">
        <w:tc>
          <w:tcPr>
            <w:tcW w:w="7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390095" w14:textId="77777777" w:rsidR="00042064" w:rsidRPr="00E45EFC" w:rsidRDefault="00042064" w:rsidP="00BA0378">
            <w:pPr>
              <w:pStyle w:val="puce1"/>
              <w:widowControl w:val="0"/>
              <w:tabs>
                <w:tab w:val="left" w:pos="1568"/>
              </w:tabs>
            </w:pPr>
            <w:r w:rsidRPr="00E45EFC">
              <w:t xml:space="preserve">Qualité de l'expression française (orthographe, structure de l'écriture, cohérence de l'écriture) </w:t>
            </w:r>
          </w:p>
        </w:tc>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4D82893" w14:textId="29605B54" w:rsidR="00042064" w:rsidRPr="00E45EFC" w:rsidRDefault="007C32D2" w:rsidP="00BA0378">
            <w:pPr>
              <w:widowControl w:val="0"/>
              <w:tabs>
                <w:tab w:val="left" w:pos="1103"/>
                <w:tab w:val="left" w:pos="1433"/>
                <w:tab w:val="left" w:pos="2880"/>
                <w:tab w:val="left" w:pos="4320"/>
                <w:tab w:val="left" w:pos="5760"/>
                <w:tab w:val="left" w:pos="7133"/>
              </w:tabs>
              <w:jc w:val="right"/>
              <w:rPr>
                <w:lang w:eastAsia="fr-FR"/>
              </w:rPr>
            </w:pPr>
            <w:ins w:id="42" w:author="Huppé, Nicolas" w:date="2022-12-20T15:43:00Z">
              <w:r>
                <w:rPr>
                  <w:color w:val="000000"/>
                  <w:lang w:eastAsia="fr-FR"/>
                </w:rPr>
                <w:t>16</w:t>
              </w:r>
            </w:ins>
            <w:r w:rsidR="00042064" w:rsidRPr="00E45EFC">
              <w:rPr>
                <w:color w:val="000000"/>
                <w:lang w:eastAsia="fr-FR"/>
              </w:rPr>
              <w:t>/20</w:t>
            </w:r>
          </w:p>
        </w:tc>
      </w:tr>
      <w:tr w:rsidR="00042064" w:rsidRPr="00E45EFC" w14:paraId="6D140B99" w14:textId="77777777" w:rsidTr="00BA0378">
        <w:tc>
          <w:tcPr>
            <w:tcW w:w="7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DBAF478" w14:textId="77777777" w:rsidR="00042064" w:rsidRPr="00E45EFC" w:rsidRDefault="00042064" w:rsidP="00BA0378">
            <w:pPr>
              <w:pStyle w:val="puce1"/>
              <w:widowControl w:val="0"/>
              <w:tabs>
                <w:tab w:val="left" w:pos="1568"/>
              </w:tabs>
            </w:pPr>
            <w:r w:rsidRPr="00E45EFC">
              <w:t xml:space="preserve">Présentation de la solution : </w:t>
            </w:r>
            <w:r w:rsidRPr="00E45EFC">
              <w:br/>
              <w:t>Mise en contexte et rappel des objectifs du cahier des charges.</w:t>
            </w:r>
            <w:r w:rsidRPr="00E45EFC">
              <w:br/>
              <w:t xml:space="preserve">Schéma synoptique et texte explicatif. </w:t>
            </w:r>
            <w:r w:rsidRPr="00E45EFC">
              <w:br/>
              <w:t>Prototypes validant la proposition.</w:t>
            </w:r>
            <w:r w:rsidRPr="00E45EFC">
              <w:br/>
              <w:t>Défis et Risques identifiés.</w:t>
            </w:r>
          </w:p>
        </w:tc>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4152D9" w14:textId="20DF322F" w:rsidR="00042064" w:rsidRPr="00E45EFC" w:rsidRDefault="007C32D2" w:rsidP="00BA0378">
            <w:pPr>
              <w:widowControl w:val="0"/>
              <w:tabs>
                <w:tab w:val="left" w:pos="1103"/>
                <w:tab w:val="left" w:pos="1433"/>
                <w:tab w:val="left" w:pos="2880"/>
                <w:tab w:val="left" w:pos="4320"/>
                <w:tab w:val="left" w:pos="5760"/>
                <w:tab w:val="left" w:pos="7133"/>
              </w:tabs>
              <w:jc w:val="right"/>
              <w:rPr>
                <w:color w:val="000000" w:themeColor="text1"/>
                <w:lang w:eastAsia="fr-FR"/>
              </w:rPr>
            </w:pPr>
            <w:ins w:id="43" w:author="Huppé, Nicolas" w:date="2022-12-20T15:45:00Z">
              <w:r>
                <w:rPr>
                  <w:color w:val="000000" w:themeColor="text1"/>
                  <w:lang w:eastAsia="fr-FR"/>
                </w:rPr>
                <w:t>35</w:t>
              </w:r>
            </w:ins>
            <w:r w:rsidR="00042064" w:rsidRPr="00E45EFC">
              <w:rPr>
                <w:color w:val="000000" w:themeColor="text1"/>
                <w:lang w:eastAsia="fr-FR"/>
              </w:rPr>
              <w:t>/40</w:t>
            </w:r>
          </w:p>
        </w:tc>
      </w:tr>
      <w:tr w:rsidR="00042064" w:rsidRPr="00E45EFC" w14:paraId="4D789807" w14:textId="77777777" w:rsidTr="00BA0378">
        <w:tc>
          <w:tcPr>
            <w:tcW w:w="7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DD256" w14:textId="0C14155A" w:rsidR="00042064" w:rsidRPr="00E45EFC" w:rsidRDefault="00042064" w:rsidP="00BA0378">
            <w:pPr>
              <w:pStyle w:val="puce1"/>
              <w:widowControl w:val="0"/>
              <w:tabs>
                <w:tab w:val="left" w:pos="1568"/>
              </w:tabs>
            </w:pPr>
            <w:r w:rsidRPr="00E45EFC">
              <w:t>Schéma électrique</w:t>
            </w:r>
            <w:ins w:id="44" w:author="Huppé, Nicolas" w:date="2022-12-20T15:45:00Z">
              <w:r w:rsidR="007C32D2">
                <w:t xml:space="preserve"> Explication sommaire des schéma</w:t>
              </w:r>
            </w:ins>
          </w:p>
        </w:tc>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4AFA7E" w14:textId="15568FFA" w:rsidR="00042064" w:rsidRPr="00E45EFC" w:rsidRDefault="007C32D2" w:rsidP="00BA0378">
            <w:pPr>
              <w:widowControl w:val="0"/>
              <w:tabs>
                <w:tab w:val="left" w:pos="1103"/>
                <w:tab w:val="left" w:pos="1433"/>
                <w:tab w:val="left" w:pos="2880"/>
                <w:tab w:val="left" w:pos="4320"/>
                <w:tab w:val="left" w:pos="5760"/>
                <w:tab w:val="left" w:pos="7133"/>
              </w:tabs>
              <w:jc w:val="right"/>
              <w:rPr>
                <w:color w:val="000000"/>
                <w:lang w:eastAsia="fr-FR"/>
              </w:rPr>
            </w:pPr>
            <w:ins w:id="45" w:author="Huppé, Nicolas" w:date="2022-12-20T15:45:00Z">
              <w:r>
                <w:rPr>
                  <w:color w:val="000000"/>
                  <w:lang w:eastAsia="fr-FR"/>
                </w:rPr>
                <w:t>7.5</w:t>
              </w:r>
            </w:ins>
            <w:r w:rsidR="00042064" w:rsidRPr="00E45EFC">
              <w:rPr>
                <w:color w:val="000000"/>
                <w:lang w:eastAsia="fr-FR"/>
              </w:rPr>
              <w:t>/10</w:t>
            </w:r>
          </w:p>
        </w:tc>
      </w:tr>
      <w:tr w:rsidR="00042064" w:rsidRPr="00E45EFC" w14:paraId="438E07A2" w14:textId="77777777" w:rsidTr="00BA0378">
        <w:tc>
          <w:tcPr>
            <w:tcW w:w="7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66D1FE2" w14:textId="77777777" w:rsidR="00042064" w:rsidRPr="00E45EFC" w:rsidRDefault="00042064" w:rsidP="00BA0378">
            <w:pPr>
              <w:pStyle w:val="puce1"/>
              <w:widowControl w:val="0"/>
              <w:tabs>
                <w:tab w:val="left" w:pos="1568"/>
              </w:tabs>
            </w:pPr>
            <w:r w:rsidRPr="00E45EFC">
              <w:t>Évaluation des coûts</w:t>
            </w:r>
          </w:p>
        </w:tc>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36CE4B0" w14:textId="7C998B4A" w:rsidR="00042064" w:rsidRPr="00E45EFC" w:rsidRDefault="007C32D2" w:rsidP="00BA0378">
            <w:pPr>
              <w:widowControl w:val="0"/>
              <w:tabs>
                <w:tab w:val="left" w:pos="1103"/>
                <w:tab w:val="left" w:pos="1433"/>
                <w:tab w:val="left" w:pos="2880"/>
                <w:tab w:val="left" w:pos="4320"/>
                <w:tab w:val="left" w:pos="5760"/>
                <w:tab w:val="left" w:pos="7133"/>
              </w:tabs>
              <w:jc w:val="right"/>
              <w:rPr>
                <w:lang w:eastAsia="fr-FR"/>
              </w:rPr>
            </w:pPr>
            <w:ins w:id="46" w:author="Huppé, Nicolas" w:date="2022-12-20T15:45:00Z">
              <w:r>
                <w:rPr>
                  <w:color w:val="000000" w:themeColor="text1"/>
                  <w:lang w:eastAsia="fr-FR"/>
                </w:rPr>
                <w:t>4</w:t>
              </w:r>
            </w:ins>
            <w:r w:rsidR="00042064" w:rsidRPr="00E45EFC">
              <w:rPr>
                <w:color w:val="000000" w:themeColor="text1"/>
                <w:lang w:eastAsia="fr-FR"/>
              </w:rPr>
              <w:t>/5</w:t>
            </w:r>
          </w:p>
        </w:tc>
      </w:tr>
      <w:tr w:rsidR="00042064" w:rsidRPr="00E45EFC" w14:paraId="434A47DC" w14:textId="77777777" w:rsidTr="00BA0378">
        <w:tc>
          <w:tcPr>
            <w:tcW w:w="7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AC7A792" w14:textId="77777777" w:rsidR="00042064" w:rsidRPr="00E45EFC" w:rsidRDefault="00042064" w:rsidP="00BA0378">
            <w:pPr>
              <w:pStyle w:val="puce1"/>
              <w:widowControl w:val="0"/>
              <w:tabs>
                <w:tab w:val="left" w:pos="1568"/>
              </w:tabs>
            </w:pPr>
            <w:r w:rsidRPr="00E45EFC">
              <w:t>Échéancier  pour session H2023</w:t>
            </w:r>
          </w:p>
        </w:tc>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8745E17" w14:textId="1733FA74" w:rsidR="00042064" w:rsidRPr="00E45EFC" w:rsidRDefault="007C32D2" w:rsidP="00BA0378">
            <w:pPr>
              <w:widowControl w:val="0"/>
              <w:tabs>
                <w:tab w:val="left" w:pos="1103"/>
                <w:tab w:val="left" w:pos="1433"/>
                <w:tab w:val="left" w:pos="2880"/>
                <w:tab w:val="left" w:pos="4320"/>
                <w:tab w:val="left" w:pos="5760"/>
                <w:tab w:val="left" w:pos="7133"/>
              </w:tabs>
              <w:jc w:val="right"/>
              <w:rPr>
                <w:lang w:eastAsia="fr-FR"/>
              </w:rPr>
            </w:pPr>
            <w:ins w:id="47" w:author="Huppé, Nicolas" w:date="2022-12-20T15:44:00Z">
              <w:r>
                <w:rPr>
                  <w:color w:val="000000" w:themeColor="text1"/>
                  <w:lang w:eastAsia="fr-FR"/>
                </w:rPr>
                <w:t>4</w:t>
              </w:r>
            </w:ins>
            <w:r w:rsidR="00042064" w:rsidRPr="00E45EFC">
              <w:rPr>
                <w:color w:val="000000" w:themeColor="text1"/>
                <w:lang w:eastAsia="fr-FR"/>
              </w:rPr>
              <w:t>/5</w:t>
            </w:r>
          </w:p>
        </w:tc>
      </w:tr>
      <w:tr w:rsidR="00042064" w:rsidRPr="00E45EFC" w14:paraId="7FA18403" w14:textId="77777777" w:rsidTr="00BA0378">
        <w:tc>
          <w:tcPr>
            <w:tcW w:w="7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B3A2E8" w14:textId="77777777" w:rsidR="00042064" w:rsidRPr="00E45EFC" w:rsidRDefault="00042064" w:rsidP="00BA0378">
            <w:pPr>
              <w:pStyle w:val="puce1"/>
              <w:widowControl w:val="0"/>
              <w:tabs>
                <w:tab w:val="left" w:pos="1568"/>
              </w:tabs>
            </w:pPr>
            <w:r w:rsidRPr="00E45EFC">
              <w:t xml:space="preserve">Interface usager </w:t>
            </w:r>
          </w:p>
        </w:tc>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7D6BE8" w14:textId="3C8BFA98" w:rsidR="00042064" w:rsidRPr="00E45EFC" w:rsidRDefault="007C32D2" w:rsidP="00BA0378">
            <w:pPr>
              <w:widowControl w:val="0"/>
              <w:tabs>
                <w:tab w:val="left" w:pos="1103"/>
                <w:tab w:val="left" w:pos="1433"/>
                <w:tab w:val="left" w:pos="2880"/>
                <w:tab w:val="left" w:pos="4320"/>
                <w:tab w:val="left" w:pos="5760"/>
                <w:tab w:val="left" w:pos="7133"/>
              </w:tabs>
              <w:jc w:val="right"/>
              <w:rPr>
                <w:lang w:eastAsia="fr-FR"/>
              </w:rPr>
            </w:pPr>
            <w:ins w:id="48" w:author="Huppé, Nicolas" w:date="2022-12-20T15:47:00Z">
              <w:r>
                <w:rPr>
                  <w:color w:val="000000"/>
                  <w:lang w:eastAsia="fr-FR"/>
                </w:rPr>
                <w:t>8</w:t>
              </w:r>
            </w:ins>
            <w:r w:rsidR="00042064" w:rsidRPr="00E45EFC">
              <w:rPr>
                <w:color w:val="000000"/>
                <w:lang w:eastAsia="fr-FR"/>
              </w:rPr>
              <w:t>/10</w:t>
            </w:r>
          </w:p>
        </w:tc>
      </w:tr>
      <w:tr w:rsidR="00042064" w14:paraId="305801B3" w14:textId="77777777" w:rsidTr="00BA0378">
        <w:tc>
          <w:tcPr>
            <w:tcW w:w="7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52541C" w14:textId="77777777" w:rsidR="00042064" w:rsidRPr="00E45EFC" w:rsidRDefault="00042064" w:rsidP="00BA0378">
            <w:pPr>
              <w:widowControl w:val="0"/>
              <w:tabs>
                <w:tab w:val="left" w:pos="1103"/>
                <w:tab w:val="left" w:pos="1433"/>
                <w:tab w:val="left" w:pos="2880"/>
                <w:tab w:val="left" w:pos="4320"/>
                <w:tab w:val="left" w:pos="5760"/>
                <w:tab w:val="left" w:pos="7133"/>
              </w:tabs>
              <w:rPr>
                <w:lang w:eastAsia="fr-FR"/>
              </w:rPr>
            </w:pPr>
            <w:r w:rsidRPr="00E45EFC">
              <w:rPr>
                <w:rFonts w:ascii="Helvetica" w:hAnsi="Helvetica"/>
                <w:b/>
                <w:color w:val="000000"/>
                <w:sz w:val="28"/>
                <w:lang w:eastAsia="fr-FR"/>
              </w:rPr>
              <w:t xml:space="preserve">                            Total:</w:t>
            </w:r>
          </w:p>
        </w:tc>
        <w:tc>
          <w:tcPr>
            <w:tcW w:w="11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B719B19" w14:textId="19C347C9" w:rsidR="00042064" w:rsidRDefault="00042064" w:rsidP="00BA0378">
            <w:pPr>
              <w:widowControl w:val="0"/>
              <w:tabs>
                <w:tab w:val="left" w:pos="1103"/>
                <w:tab w:val="left" w:pos="1433"/>
                <w:tab w:val="left" w:pos="2880"/>
                <w:tab w:val="left" w:pos="4320"/>
                <w:tab w:val="left" w:pos="5760"/>
                <w:tab w:val="left" w:pos="7133"/>
              </w:tabs>
              <w:jc w:val="right"/>
              <w:rPr>
                <w:lang w:eastAsia="fr-FR"/>
              </w:rPr>
            </w:pPr>
            <w:r w:rsidRPr="00E45EFC">
              <w:rPr>
                <w:color w:val="000000"/>
                <w:lang w:eastAsia="fr-FR"/>
              </w:rPr>
              <w:t xml:space="preserve"> </w:t>
            </w:r>
            <w:ins w:id="49" w:author="Huppé, Nicolas" w:date="2022-12-20T15:47:00Z">
              <w:r w:rsidR="007C32D2">
                <w:rPr>
                  <w:color w:val="000000"/>
                  <w:lang w:eastAsia="fr-FR"/>
                </w:rPr>
                <w:t>83.5</w:t>
              </w:r>
            </w:ins>
            <w:r w:rsidRPr="00E45EFC">
              <w:rPr>
                <w:color w:val="000000"/>
                <w:lang w:eastAsia="fr-FR"/>
              </w:rPr>
              <w:t>/100</w:t>
            </w:r>
          </w:p>
        </w:tc>
      </w:tr>
      <w:bookmarkEnd w:id="40"/>
    </w:tbl>
    <w:p w14:paraId="04CC1B81" w14:textId="2547CC1A" w:rsidR="00042064" w:rsidRDefault="00042064">
      <w:pPr>
        <w:rPr>
          <w:i/>
          <w:iCs/>
        </w:rPr>
      </w:pPr>
    </w:p>
    <w:p w14:paraId="40AFACEF" w14:textId="77777777" w:rsidR="00AC78F1" w:rsidRPr="00AC78F1" w:rsidRDefault="00AC78F1" w:rsidP="00A23FEB">
      <w:pPr>
        <w:jc w:val="center"/>
      </w:pPr>
    </w:p>
    <w:sectPr w:rsidR="00AC78F1" w:rsidRPr="00AC78F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21836"/>
    <w:multiLevelType w:val="multilevel"/>
    <w:tmpl w:val="FDFE9772"/>
    <w:lvl w:ilvl="0">
      <w:start w:val="1"/>
      <w:numFmt w:val="bullet"/>
      <w:pStyle w:val="puce1"/>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D520F0D"/>
    <w:multiLevelType w:val="hybridMultilevel"/>
    <w:tmpl w:val="D65E95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CA0A502"/>
    <w:multiLevelType w:val="hybridMultilevel"/>
    <w:tmpl w:val="7938E180"/>
    <w:lvl w:ilvl="0" w:tplc="668A5698">
      <w:start w:val="1"/>
      <w:numFmt w:val="bullet"/>
      <w:lvlText w:val=""/>
      <w:lvlJc w:val="left"/>
      <w:pPr>
        <w:ind w:left="720" w:hanging="360"/>
      </w:pPr>
      <w:rPr>
        <w:rFonts w:ascii="Symbol" w:hAnsi="Symbol" w:hint="default"/>
      </w:rPr>
    </w:lvl>
    <w:lvl w:ilvl="1" w:tplc="6EEE3B84">
      <w:start w:val="1"/>
      <w:numFmt w:val="bullet"/>
      <w:lvlText w:val="o"/>
      <w:lvlJc w:val="left"/>
      <w:pPr>
        <w:ind w:left="1440" w:hanging="360"/>
      </w:pPr>
      <w:rPr>
        <w:rFonts w:ascii="Courier New" w:hAnsi="Courier New" w:hint="default"/>
      </w:rPr>
    </w:lvl>
    <w:lvl w:ilvl="2" w:tplc="BCF80C5E">
      <w:start w:val="1"/>
      <w:numFmt w:val="bullet"/>
      <w:lvlText w:val=""/>
      <w:lvlJc w:val="left"/>
      <w:pPr>
        <w:ind w:left="2160" w:hanging="360"/>
      </w:pPr>
      <w:rPr>
        <w:rFonts w:ascii="Wingdings" w:hAnsi="Wingdings" w:hint="default"/>
      </w:rPr>
    </w:lvl>
    <w:lvl w:ilvl="3" w:tplc="D7AEB45C">
      <w:start w:val="1"/>
      <w:numFmt w:val="bullet"/>
      <w:lvlText w:val=""/>
      <w:lvlJc w:val="left"/>
      <w:pPr>
        <w:ind w:left="2880" w:hanging="360"/>
      </w:pPr>
      <w:rPr>
        <w:rFonts w:ascii="Symbol" w:hAnsi="Symbol" w:hint="default"/>
      </w:rPr>
    </w:lvl>
    <w:lvl w:ilvl="4" w:tplc="D06C37BA">
      <w:start w:val="1"/>
      <w:numFmt w:val="bullet"/>
      <w:lvlText w:val="o"/>
      <w:lvlJc w:val="left"/>
      <w:pPr>
        <w:ind w:left="3600" w:hanging="360"/>
      </w:pPr>
      <w:rPr>
        <w:rFonts w:ascii="Courier New" w:hAnsi="Courier New" w:hint="default"/>
      </w:rPr>
    </w:lvl>
    <w:lvl w:ilvl="5" w:tplc="21984EA0">
      <w:start w:val="1"/>
      <w:numFmt w:val="bullet"/>
      <w:lvlText w:val=""/>
      <w:lvlJc w:val="left"/>
      <w:pPr>
        <w:ind w:left="4320" w:hanging="360"/>
      </w:pPr>
      <w:rPr>
        <w:rFonts w:ascii="Wingdings" w:hAnsi="Wingdings" w:hint="default"/>
      </w:rPr>
    </w:lvl>
    <w:lvl w:ilvl="6" w:tplc="BCBAC51E">
      <w:start w:val="1"/>
      <w:numFmt w:val="bullet"/>
      <w:lvlText w:val=""/>
      <w:lvlJc w:val="left"/>
      <w:pPr>
        <w:ind w:left="5040" w:hanging="360"/>
      </w:pPr>
      <w:rPr>
        <w:rFonts w:ascii="Symbol" w:hAnsi="Symbol" w:hint="default"/>
      </w:rPr>
    </w:lvl>
    <w:lvl w:ilvl="7" w:tplc="99086B5E">
      <w:start w:val="1"/>
      <w:numFmt w:val="bullet"/>
      <w:lvlText w:val="o"/>
      <w:lvlJc w:val="left"/>
      <w:pPr>
        <w:ind w:left="5760" w:hanging="360"/>
      </w:pPr>
      <w:rPr>
        <w:rFonts w:ascii="Courier New" w:hAnsi="Courier New" w:hint="default"/>
      </w:rPr>
    </w:lvl>
    <w:lvl w:ilvl="8" w:tplc="8D067FEE">
      <w:start w:val="1"/>
      <w:numFmt w:val="bullet"/>
      <w:lvlText w:val=""/>
      <w:lvlJc w:val="left"/>
      <w:pPr>
        <w:ind w:left="6480" w:hanging="360"/>
      </w:pPr>
      <w:rPr>
        <w:rFonts w:ascii="Wingdings" w:hAnsi="Wingdings" w:hint="default"/>
      </w:rPr>
    </w:lvl>
  </w:abstractNum>
  <w:abstractNum w:abstractNumId="3" w15:restartNumberingAfterBreak="0">
    <w:nsid w:val="3CF12C56"/>
    <w:multiLevelType w:val="hybridMultilevel"/>
    <w:tmpl w:val="37F4D6AE"/>
    <w:lvl w:ilvl="0" w:tplc="D47072D0">
      <w:start w:val="5"/>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1FD585D"/>
    <w:multiLevelType w:val="hybridMultilevel"/>
    <w:tmpl w:val="482C50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1C96440"/>
    <w:multiLevelType w:val="hybridMultilevel"/>
    <w:tmpl w:val="8C8C81A6"/>
    <w:lvl w:ilvl="0" w:tplc="D47072D0">
      <w:start w:val="5"/>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4655DC4"/>
    <w:multiLevelType w:val="hybridMultilevel"/>
    <w:tmpl w:val="B8449672"/>
    <w:lvl w:ilvl="0" w:tplc="ED66EA8C">
      <w:start w:val="5"/>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0CC489A"/>
    <w:multiLevelType w:val="hybridMultilevel"/>
    <w:tmpl w:val="E28A5E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5D27999"/>
    <w:multiLevelType w:val="hybridMultilevel"/>
    <w:tmpl w:val="00147968"/>
    <w:lvl w:ilvl="0" w:tplc="D47072D0">
      <w:start w:val="5"/>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1DA27AF"/>
    <w:multiLevelType w:val="hybridMultilevel"/>
    <w:tmpl w:val="FFFFFFFF"/>
    <w:lvl w:ilvl="0" w:tplc="19B8F43E">
      <w:start w:val="1"/>
      <w:numFmt w:val="bullet"/>
      <w:lvlText w:val=""/>
      <w:lvlJc w:val="left"/>
      <w:pPr>
        <w:ind w:left="720" w:hanging="360"/>
      </w:pPr>
      <w:rPr>
        <w:rFonts w:ascii="Symbol" w:hAnsi="Symbol" w:hint="default"/>
      </w:rPr>
    </w:lvl>
    <w:lvl w:ilvl="1" w:tplc="B1EC32D0">
      <w:start w:val="1"/>
      <w:numFmt w:val="bullet"/>
      <w:lvlText w:val="o"/>
      <w:lvlJc w:val="left"/>
      <w:pPr>
        <w:ind w:left="1440" w:hanging="360"/>
      </w:pPr>
      <w:rPr>
        <w:rFonts w:ascii="Courier New" w:hAnsi="Courier New" w:hint="default"/>
      </w:rPr>
    </w:lvl>
    <w:lvl w:ilvl="2" w:tplc="E53EFCB6">
      <w:start w:val="1"/>
      <w:numFmt w:val="bullet"/>
      <w:lvlText w:val=""/>
      <w:lvlJc w:val="left"/>
      <w:pPr>
        <w:ind w:left="2160" w:hanging="360"/>
      </w:pPr>
      <w:rPr>
        <w:rFonts w:ascii="Wingdings" w:hAnsi="Wingdings" w:hint="default"/>
      </w:rPr>
    </w:lvl>
    <w:lvl w:ilvl="3" w:tplc="7E14685C">
      <w:start w:val="1"/>
      <w:numFmt w:val="bullet"/>
      <w:lvlText w:val=""/>
      <w:lvlJc w:val="left"/>
      <w:pPr>
        <w:ind w:left="2880" w:hanging="360"/>
      </w:pPr>
      <w:rPr>
        <w:rFonts w:ascii="Symbol" w:hAnsi="Symbol" w:hint="default"/>
      </w:rPr>
    </w:lvl>
    <w:lvl w:ilvl="4" w:tplc="2AF0BD36">
      <w:start w:val="1"/>
      <w:numFmt w:val="bullet"/>
      <w:lvlText w:val="o"/>
      <w:lvlJc w:val="left"/>
      <w:pPr>
        <w:ind w:left="3600" w:hanging="360"/>
      </w:pPr>
      <w:rPr>
        <w:rFonts w:ascii="Courier New" w:hAnsi="Courier New" w:hint="default"/>
      </w:rPr>
    </w:lvl>
    <w:lvl w:ilvl="5" w:tplc="525ADAB4">
      <w:start w:val="1"/>
      <w:numFmt w:val="bullet"/>
      <w:lvlText w:val=""/>
      <w:lvlJc w:val="left"/>
      <w:pPr>
        <w:ind w:left="4320" w:hanging="360"/>
      </w:pPr>
      <w:rPr>
        <w:rFonts w:ascii="Wingdings" w:hAnsi="Wingdings" w:hint="default"/>
      </w:rPr>
    </w:lvl>
    <w:lvl w:ilvl="6" w:tplc="E214D61C">
      <w:start w:val="1"/>
      <w:numFmt w:val="bullet"/>
      <w:lvlText w:val=""/>
      <w:lvlJc w:val="left"/>
      <w:pPr>
        <w:ind w:left="5040" w:hanging="360"/>
      </w:pPr>
      <w:rPr>
        <w:rFonts w:ascii="Symbol" w:hAnsi="Symbol" w:hint="default"/>
      </w:rPr>
    </w:lvl>
    <w:lvl w:ilvl="7" w:tplc="9D368C22">
      <w:start w:val="1"/>
      <w:numFmt w:val="bullet"/>
      <w:lvlText w:val="o"/>
      <w:lvlJc w:val="left"/>
      <w:pPr>
        <w:ind w:left="5760" w:hanging="360"/>
      </w:pPr>
      <w:rPr>
        <w:rFonts w:ascii="Courier New" w:hAnsi="Courier New" w:hint="default"/>
      </w:rPr>
    </w:lvl>
    <w:lvl w:ilvl="8" w:tplc="92B21DB4">
      <w:start w:val="1"/>
      <w:numFmt w:val="bullet"/>
      <w:lvlText w:val=""/>
      <w:lvlJc w:val="left"/>
      <w:pPr>
        <w:ind w:left="6480" w:hanging="360"/>
      </w:pPr>
      <w:rPr>
        <w:rFonts w:ascii="Wingdings" w:hAnsi="Wingdings" w:hint="default"/>
      </w:rPr>
    </w:lvl>
  </w:abstractNum>
  <w:num w:numId="1" w16cid:durableId="609625850">
    <w:abstractNumId w:val="2"/>
  </w:num>
  <w:num w:numId="2" w16cid:durableId="1971936355">
    <w:abstractNumId w:val="9"/>
  </w:num>
  <w:num w:numId="3" w16cid:durableId="1560244896">
    <w:abstractNumId w:val="4"/>
  </w:num>
  <w:num w:numId="4" w16cid:durableId="445348070">
    <w:abstractNumId w:val="7"/>
  </w:num>
  <w:num w:numId="5" w16cid:durableId="478305135">
    <w:abstractNumId w:val="1"/>
  </w:num>
  <w:num w:numId="6" w16cid:durableId="1050613493">
    <w:abstractNumId w:val="6"/>
  </w:num>
  <w:num w:numId="7" w16cid:durableId="682362589">
    <w:abstractNumId w:val="8"/>
  </w:num>
  <w:num w:numId="8" w16cid:durableId="1028216705">
    <w:abstractNumId w:val="3"/>
  </w:num>
  <w:num w:numId="9" w16cid:durableId="683358693">
    <w:abstractNumId w:val="5"/>
  </w:num>
  <w:num w:numId="10" w16cid:durableId="11360358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ppé, Nicolas">
    <w15:presenceInfo w15:providerId="AD" w15:userId="S::Nicolas.Huppe@cegepsherbrooke.qc.ca::c3851e37-2d68-4839-83ee-ae83ca7867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C5409A"/>
    <w:rsid w:val="0000038D"/>
    <w:rsid w:val="000018CE"/>
    <w:rsid w:val="0000282A"/>
    <w:rsid w:val="0001302D"/>
    <w:rsid w:val="000137D5"/>
    <w:rsid w:val="00030201"/>
    <w:rsid w:val="00031893"/>
    <w:rsid w:val="00042064"/>
    <w:rsid w:val="00044353"/>
    <w:rsid w:val="000519BD"/>
    <w:rsid w:val="0005585D"/>
    <w:rsid w:val="000606E0"/>
    <w:rsid w:val="00060706"/>
    <w:rsid w:val="00060B5C"/>
    <w:rsid w:val="00072B69"/>
    <w:rsid w:val="00081263"/>
    <w:rsid w:val="000838D1"/>
    <w:rsid w:val="00095FE5"/>
    <w:rsid w:val="000967BB"/>
    <w:rsid w:val="000A5005"/>
    <w:rsid w:val="000B26D3"/>
    <w:rsid w:val="000B33F1"/>
    <w:rsid w:val="000B37E3"/>
    <w:rsid w:val="000C21E4"/>
    <w:rsid w:val="000E077C"/>
    <w:rsid w:val="000F12A8"/>
    <w:rsid w:val="00103EFB"/>
    <w:rsid w:val="00106586"/>
    <w:rsid w:val="00106AFF"/>
    <w:rsid w:val="001121C0"/>
    <w:rsid w:val="00115B15"/>
    <w:rsid w:val="00122DA7"/>
    <w:rsid w:val="0012735B"/>
    <w:rsid w:val="00135F85"/>
    <w:rsid w:val="00136475"/>
    <w:rsid w:val="00151E0D"/>
    <w:rsid w:val="00157BA2"/>
    <w:rsid w:val="00162195"/>
    <w:rsid w:val="00163A1E"/>
    <w:rsid w:val="00164A0C"/>
    <w:rsid w:val="001653DE"/>
    <w:rsid w:val="001753A8"/>
    <w:rsid w:val="0018084E"/>
    <w:rsid w:val="00180B82"/>
    <w:rsid w:val="00183B1C"/>
    <w:rsid w:val="00185A49"/>
    <w:rsid w:val="00187CF4"/>
    <w:rsid w:val="001904E3"/>
    <w:rsid w:val="00191742"/>
    <w:rsid w:val="001948F1"/>
    <w:rsid w:val="00194E8F"/>
    <w:rsid w:val="00197117"/>
    <w:rsid w:val="0019765F"/>
    <w:rsid w:val="001A085E"/>
    <w:rsid w:val="001A607D"/>
    <w:rsid w:val="001B0769"/>
    <w:rsid w:val="001B11B1"/>
    <w:rsid w:val="001B2203"/>
    <w:rsid w:val="001B4956"/>
    <w:rsid w:val="001C0392"/>
    <w:rsid w:val="001C1E3E"/>
    <w:rsid w:val="001C25D3"/>
    <w:rsid w:val="001C28FB"/>
    <w:rsid w:val="001D2F71"/>
    <w:rsid w:val="001D59EC"/>
    <w:rsid w:val="001E4244"/>
    <w:rsid w:val="001E7DE9"/>
    <w:rsid w:val="001F1E78"/>
    <w:rsid w:val="00206941"/>
    <w:rsid w:val="00206E21"/>
    <w:rsid w:val="00207455"/>
    <w:rsid w:val="002137A7"/>
    <w:rsid w:val="00216084"/>
    <w:rsid w:val="002178A8"/>
    <w:rsid w:val="00227703"/>
    <w:rsid w:val="0023294F"/>
    <w:rsid w:val="00234B67"/>
    <w:rsid w:val="00235D6F"/>
    <w:rsid w:val="002403C1"/>
    <w:rsid w:val="0024575A"/>
    <w:rsid w:val="00247348"/>
    <w:rsid w:val="00247C98"/>
    <w:rsid w:val="00251354"/>
    <w:rsid w:val="0025246A"/>
    <w:rsid w:val="002657AA"/>
    <w:rsid w:val="00267A8A"/>
    <w:rsid w:val="00271980"/>
    <w:rsid w:val="00273900"/>
    <w:rsid w:val="00274F3E"/>
    <w:rsid w:val="0027596E"/>
    <w:rsid w:val="00276AAC"/>
    <w:rsid w:val="00280D3F"/>
    <w:rsid w:val="00293AB9"/>
    <w:rsid w:val="00295E70"/>
    <w:rsid w:val="00296A6C"/>
    <w:rsid w:val="00297A14"/>
    <w:rsid w:val="002A2D22"/>
    <w:rsid w:val="002B6A68"/>
    <w:rsid w:val="002C0945"/>
    <w:rsid w:val="002C2A72"/>
    <w:rsid w:val="002E2CC5"/>
    <w:rsid w:val="002E2FA9"/>
    <w:rsid w:val="002E4781"/>
    <w:rsid w:val="002E607D"/>
    <w:rsid w:val="002F1A05"/>
    <w:rsid w:val="002F59FD"/>
    <w:rsid w:val="003003AC"/>
    <w:rsid w:val="00307009"/>
    <w:rsid w:val="00307ADC"/>
    <w:rsid w:val="00320352"/>
    <w:rsid w:val="00327BDB"/>
    <w:rsid w:val="0033086B"/>
    <w:rsid w:val="00334718"/>
    <w:rsid w:val="00335F08"/>
    <w:rsid w:val="00342134"/>
    <w:rsid w:val="003440E1"/>
    <w:rsid w:val="00363494"/>
    <w:rsid w:val="00382896"/>
    <w:rsid w:val="00385163"/>
    <w:rsid w:val="00386955"/>
    <w:rsid w:val="00391921"/>
    <w:rsid w:val="00396275"/>
    <w:rsid w:val="003A2A65"/>
    <w:rsid w:val="003A4A1A"/>
    <w:rsid w:val="003A5264"/>
    <w:rsid w:val="003A54F8"/>
    <w:rsid w:val="003B032A"/>
    <w:rsid w:val="003B0E74"/>
    <w:rsid w:val="003B7CE5"/>
    <w:rsid w:val="003C0A7C"/>
    <w:rsid w:val="003C71D7"/>
    <w:rsid w:val="003D04DC"/>
    <w:rsid w:val="003D1979"/>
    <w:rsid w:val="003E0CBE"/>
    <w:rsid w:val="003E4B37"/>
    <w:rsid w:val="003F1759"/>
    <w:rsid w:val="003F2194"/>
    <w:rsid w:val="003F2493"/>
    <w:rsid w:val="003F60D0"/>
    <w:rsid w:val="003F725B"/>
    <w:rsid w:val="0040150D"/>
    <w:rsid w:val="00402046"/>
    <w:rsid w:val="004028B3"/>
    <w:rsid w:val="0040372D"/>
    <w:rsid w:val="004055D4"/>
    <w:rsid w:val="00407D84"/>
    <w:rsid w:val="004157E0"/>
    <w:rsid w:val="004162EF"/>
    <w:rsid w:val="004308E1"/>
    <w:rsid w:val="0043388A"/>
    <w:rsid w:val="0043604E"/>
    <w:rsid w:val="00436060"/>
    <w:rsid w:val="004401C5"/>
    <w:rsid w:val="0044757B"/>
    <w:rsid w:val="00450FD8"/>
    <w:rsid w:val="00460FE5"/>
    <w:rsid w:val="00463663"/>
    <w:rsid w:val="00465988"/>
    <w:rsid w:val="00473F82"/>
    <w:rsid w:val="004750BB"/>
    <w:rsid w:val="004A0E25"/>
    <w:rsid w:val="004C516E"/>
    <w:rsid w:val="004C64D1"/>
    <w:rsid w:val="004D1264"/>
    <w:rsid w:val="004D4BF7"/>
    <w:rsid w:val="004E191E"/>
    <w:rsid w:val="004E19A5"/>
    <w:rsid w:val="004F7220"/>
    <w:rsid w:val="005024EB"/>
    <w:rsid w:val="00503B23"/>
    <w:rsid w:val="00503E50"/>
    <w:rsid w:val="00504D97"/>
    <w:rsid w:val="00530070"/>
    <w:rsid w:val="0053031D"/>
    <w:rsid w:val="005337FA"/>
    <w:rsid w:val="00535ECA"/>
    <w:rsid w:val="00542E10"/>
    <w:rsid w:val="00552850"/>
    <w:rsid w:val="0056024C"/>
    <w:rsid w:val="00564840"/>
    <w:rsid w:val="00567D34"/>
    <w:rsid w:val="0057093B"/>
    <w:rsid w:val="005722A6"/>
    <w:rsid w:val="00572DF1"/>
    <w:rsid w:val="0058418B"/>
    <w:rsid w:val="00585537"/>
    <w:rsid w:val="005866BD"/>
    <w:rsid w:val="0059327E"/>
    <w:rsid w:val="00593383"/>
    <w:rsid w:val="005966EC"/>
    <w:rsid w:val="00596961"/>
    <w:rsid w:val="005A2D22"/>
    <w:rsid w:val="005A731D"/>
    <w:rsid w:val="005A7375"/>
    <w:rsid w:val="005B0281"/>
    <w:rsid w:val="005D7422"/>
    <w:rsid w:val="005E5D5A"/>
    <w:rsid w:val="005F32A6"/>
    <w:rsid w:val="005F631C"/>
    <w:rsid w:val="006042C1"/>
    <w:rsid w:val="006046DE"/>
    <w:rsid w:val="00605E7B"/>
    <w:rsid w:val="0060675F"/>
    <w:rsid w:val="00612152"/>
    <w:rsid w:val="00631B86"/>
    <w:rsid w:val="00641129"/>
    <w:rsid w:val="0064224D"/>
    <w:rsid w:val="00647CB9"/>
    <w:rsid w:val="006578EE"/>
    <w:rsid w:val="006619FC"/>
    <w:rsid w:val="00694CB1"/>
    <w:rsid w:val="006973DE"/>
    <w:rsid w:val="006A0C19"/>
    <w:rsid w:val="006A4DFA"/>
    <w:rsid w:val="006A552C"/>
    <w:rsid w:val="006A5ADA"/>
    <w:rsid w:val="006B0C9B"/>
    <w:rsid w:val="006B55CA"/>
    <w:rsid w:val="006B699B"/>
    <w:rsid w:val="006B73B1"/>
    <w:rsid w:val="006D36C9"/>
    <w:rsid w:val="006D5553"/>
    <w:rsid w:val="006F5E8E"/>
    <w:rsid w:val="006F62BC"/>
    <w:rsid w:val="007170C5"/>
    <w:rsid w:val="00721C39"/>
    <w:rsid w:val="00735E55"/>
    <w:rsid w:val="007413A4"/>
    <w:rsid w:val="007437ED"/>
    <w:rsid w:val="00762BAA"/>
    <w:rsid w:val="007729CA"/>
    <w:rsid w:val="00787366"/>
    <w:rsid w:val="00790648"/>
    <w:rsid w:val="00796A1A"/>
    <w:rsid w:val="007A24AF"/>
    <w:rsid w:val="007B487B"/>
    <w:rsid w:val="007C1F61"/>
    <w:rsid w:val="007C32D2"/>
    <w:rsid w:val="007C3DE5"/>
    <w:rsid w:val="007C5CF1"/>
    <w:rsid w:val="007C6168"/>
    <w:rsid w:val="007D18D9"/>
    <w:rsid w:val="007E0A1A"/>
    <w:rsid w:val="007F26A5"/>
    <w:rsid w:val="007F2B2E"/>
    <w:rsid w:val="007F3FAC"/>
    <w:rsid w:val="00810EE2"/>
    <w:rsid w:val="00813B52"/>
    <w:rsid w:val="008212AE"/>
    <w:rsid w:val="008407EC"/>
    <w:rsid w:val="00841339"/>
    <w:rsid w:val="00847C26"/>
    <w:rsid w:val="00850BCB"/>
    <w:rsid w:val="00854A0C"/>
    <w:rsid w:val="00857C08"/>
    <w:rsid w:val="00860319"/>
    <w:rsid w:val="00862311"/>
    <w:rsid w:val="00872684"/>
    <w:rsid w:val="008759FD"/>
    <w:rsid w:val="008773C3"/>
    <w:rsid w:val="00880C4F"/>
    <w:rsid w:val="0088376A"/>
    <w:rsid w:val="00890B20"/>
    <w:rsid w:val="008A2EA5"/>
    <w:rsid w:val="008A3716"/>
    <w:rsid w:val="008B5920"/>
    <w:rsid w:val="008B6B5F"/>
    <w:rsid w:val="008B7BEF"/>
    <w:rsid w:val="008C0E43"/>
    <w:rsid w:val="008D32E7"/>
    <w:rsid w:val="008D4408"/>
    <w:rsid w:val="008D64F6"/>
    <w:rsid w:val="008D6762"/>
    <w:rsid w:val="008E1FBA"/>
    <w:rsid w:val="008F05B7"/>
    <w:rsid w:val="008F2503"/>
    <w:rsid w:val="008F47D7"/>
    <w:rsid w:val="00902E4D"/>
    <w:rsid w:val="00933572"/>
    <w:rsid w:val="00933E93"/>
    <w:rsid w:val="00936129"/>
    <w:rsid w:val="00940F22"/>
    <w:rsid w:val="00943737"/>
    <w:rsid w:val="00944529"/>
    <w:rsid w:val="0094652B"/>
    <w:rsid w:val="0096403F"/>
    <w:rsid w:val="00966C35"/>
    <w:rsid w:val="00976A94"/>
    <w:rsid w:val="00981E76"/>
    <w:rsid w:val="009862C9"/>
    <w:rsid w:val="00993E50"/>
    <w:rsid w:val="009A15E9"/>
    <w:rsid w:val="009A35C2"/>
    <w:rsid w:val="009B5493"/>
    <w:rsid w:val="009B5F06"/>
    <w:rsid w:val="009D62EF"/>
    <w:rsid w:val="009D7F2B"/>
    <w:rsid w:val="009F55DD"/>
    <w:rsid w:val="009F6A3C"/>
    <w:rsid w:val="00A057BF"/>
    <w:rsid w:val="00A062C2"/>
    <w:rsid w:val="00A06A39"/>
    <w:rsid w:val="00A164CA"/>
    <w:rsid w:val="00A23FEB"/>
    <w:rsid w:val="00A2640C"/>
    <w:rsid w:val="00A338C6"/>
    <w:rsid w:val="00A33A5A"/>
    <w:rsid w:val="00A4212E"/>
    <w:rsid w:val="00A43883"/>
    <w:rsid w:val="00A64A28"/>
    <w:rsid w:val="00A7109E"/>
    <w:rsid w:val="00A74402"/>
    <w:rsid w:val="00A745F6"/>
    <w:rsid w:val="00A74FF0"/>
    <w:rsid w:val="00A77C73"/>
    <w:rsid w:val="00A82E85"/>
    <w:rsid w:val="00A95088"/>
    <w:rsid w:val="00AB5EA9"/>
    <w:rsid w:val="00AB6593"/>
    <w:rsid w:val="00AC59AE"/>
    <w:rsid w:val="00AC78F1"/>
    <w:rsid w:val="00AE1516"/>
    <w:rsid w:val="00AE5542"/>
    <w:rsid w:val="00AE5933"/>
    <w:rsid w:val="00AF01F0"/>
    <w:rsid w:val="00AF60CB"/>
    <w:rsid w:val="00B1137C"/>
    <w:rsid w:val="00B12070"/>
    <w:rsid w:val="00B16A1C"/>
    <w:rsid w:val="00B17CDA"/>
    <w:rsid w:val="00B23B3C"/>
    <w:rsid w:val="00B25CE1"/>
    <w:rsid w:val="00B31909"/>
    <w:rsid w:val="00B3329F"/>
    <w:rsid w:val="00B3389F"/>
    <w:rsid w:val="00B463B5"/>
    <w:rsid w:val="00B77A34"/>
    <w:rsid w:val="00B819B6"/>
    <w:rsid w:val="00B82E85"/>
    <w:rsid w:val="00B9244D"/>
    <w:rsid w:val="00B93123"/>
    <w:rsid w:val="00B9777E"/>
    <w:rsid w:val="00B97F95"/>
    <w:rsid w:val="00BA173C"/>
    <w:rsid w:val="00BA259D"/>
    <w:rsid w:val="00BA4B1D"/>
    <w:rsid w:val="00BB2989"/>
    <w:rsid w:val="00BC538D"/>
    <w:rsid w:val="00BC72B9"/>
    <w:rsid w:val="00BD6016"/>
    <w:rsid w:val="00BD604A"/>
    <w:rsid w:val="00BE0D04"/>
    <w:rsid w:val="00BE0DA8"/>
    <w:rsid w:val="00BE691D"/>
    <w:rsid w:val="00BE78A0"/>
    <w:rsid w:val="00BF6176"/>
    <w:rsid w:val="00BF67DD"/>
    <w:rsid w:val="00BF7DA7"/>
    <w:rsid w:val="00C01638"/>
    <w:rsid w:val="00C124BA"/>
    <w:rsid w:val="00C1607B"/>
    <w:rsid w:val="00C16819"/>
    <w:rsid w:val="00C26085"/>
    <w:rsid w:val="00C30F9B"/>
    <w:rsid w:val="00C323B5"/>
    <w:rsid w:val="00C35496"/>
    <w:rsid w:val="00C35BA6"/>
    <w:rsid w:val="00C36995"/>
    <w:rsid w:val="00C45563"/>
    <w:rsid w:val="00C474BF"/>
    <w:rsid w:val="00C5061D"/>
    <w:rsid w:val="00C527ED"/>
    <w:rsid w:val="00C568B5"/>
    <w:rsid w:val="00C57B56"/>
    <w:rsid w:val="00C6324E"/>
    <w:rsid w:val="00C63BF2"/>
    <w:rsid w:val="00C63C2A"/>
    <w:rsid w:val="00C67344"/>
    <w:rsid w:val="00C67940"/>
    <w:rsid w:val="00C8202C"/>
    <w:rsid w:val="00C84499"/>
    <w:rsid w:val="00C868A4"/>
    <w:rsid w:val="00CA129B"/>
    <w:rsid w:val="00CB03E9"/>
    <w:rsid w:val="00CB28F3"/>
    <w:rsid w:val="00CB3B82"/>
    <w:rsid w:val="00CB6735"/>
    <w:rsid w:val="00CD73CE"/>
    <w:rsid w:val="00CE05A2"/>
    <w:rsid w:val="00CE161C"/>
    <w:rsid w:val="00CE1D99"/>
    <w:rsid w:val="00CE285C"/>
    <w:rsid w:val="00CE2EF6"/>
    <w:rsid w:val="00CE8094"/>
    <w:rsid w:val="00CF16AE"/>
    <w:rsid w:val="00CF47D6"/>
    <w:rsid w:val="00D26106"/>
    <w:rsid w:val="00D3341E"/>
    <w:rsid w:val="00D334C4"/>
    <w:rsid w:val="00D354A2"/>
    <w:rsid w:val="00D43CD3"/>
    <w:rsid w:val="00D72357"/>
    <w:rsid w:val="00D76D01"/>
    <w:rsid w:val="00D775D6"/>
    <w:rsid w:val="00D77867"/>
    <w:rsid w:val="00D81FC5"/>
    <w:rsid w:val="00D87496"/>
    <w:rsid w:val="00D91416"/>
    <w:rsid w:val="00D96316"/>
    <w:rsid w:val="00DB1B90"/>
    <w:rsid w:val="00DB386D"/>
    <w:rsid w:val="00DB719B"/>
    <w:rsid w:val="00DC108B"/>
    <w:rsid w:val="00DC6BDF"/>
    <w:rsid w:val="00DD3F7C"/>
    <w:rsid w:val="00DE1D31"/>
    <w:rsid w:val="00DE3DF6"/>
    <w:rsid w:val="00DE437B"/>
    <w:rsid w:val="00DE56EB"/>
    <w:rsid w:val="00DE600F"/>
    <w:rsid w:val="00DE65B4"/>
    <w:rsid w:val="00DF03B0"/>
    <w:rsid w:val="00DF0564"/>
    <w:rsid w:val="00DF614D"/>
    <w:rsid w:val="00DF76EC"/>
    <w:rsid w:val="00E00082"/>
    <w:rsid w:val="00E104E5"/>
    <w:rsid w:val="00E20159"/>
    <w:rsid w:val="00E2687E"/>
    <w:rsid w:val="00E27B17"/>
    <w:rsid w:val="00E27EA5"/>
    <w:rsid w:val="00E435B2"/>
    <w:rsid w:val="00E6164F"/>
    <w:rsid w:val="00E666BC"/>
    <w:rsid w:val="00E7160C"/>
    <w:rsid w:val="00E755DF"/>
    <w:rsid w:val="00E82DC3"/>
    <w:rsid w:val="00E84FC7"/>
    <w:rsid w:val="00E8751A"/>
    <w:rsid w:val="00E90802"/>
    <w:rsid w:val="00EB48F1"/>
    <w:rsid w:val="00EB7848"/>
    <w:rsid w:val="00EC534D"/>
    <w:rsid w:val="00EC7E07"/>
    <w:rsid w:val="00ED1F1C"/>
    <w:rsid w:val="00ED2A71"/>
    <w:rsid w:val="00EE0F51"/>
    <w:rsid w:val="00EE2B11"/>
    <w:rsid w:val="00EE6E56"/>
    <w:rsid w:val="00EE7F5A"/>
    <w:rsid w:val="00EF65EC"/>
    <w:rsid w:val="00EF6922"/>
    <w:rsid w:val="00EF6E10"/>
    <w:rsid w:val="00EF7A96"/>
    <w:rsid w:val="00F06398"/>
    <w:rsid w:val="00F3046D"/>
    <w:rsid w:val="00F36327"/>
    <w:rsid w:val="00F60BC6"/>
    <w:rsid w:val="00F744E8"/>
    <w:rsid w:val="00F77AEA"/>
    <w:rsid w:val="00F85545"/>
    <w:rsid w:val="00F901F1"/>
    <w:rsid w:val="00FB185F"/>
    <w:rsid w:val="00FB77E9"/>
    <w:rsid w:val="00FD07DC"/>
    <w:rsid w:val="00FD40E1"/>
    <w:rsid w:val="00FD4280"/>
    <w:rsid w:val="00FD71D3"/>
    <w:rsid w:val="00FE2478"/>
    <w:rsid w:val="00FE3C48"/>
    <w:rsid w:val="00FF0912"/>
    <w:rsid w:val="011B8799"/>
    <w:rsid w:val="0144806F"/>
    <w:rsid w:val="0209E224"/>
    <w:rsid w:val="027AAACF"/>
    <w:rsid w:val="028984A5"/>
    <w:rsid w:val="03A5B285"/>
    <w:rsid w:val="0503234F"/>
    <w:rsid w:val="05EEF8BC"/>
    <w:rsid w:val="067E38D7"/>
    <w:rsid w:val="07AB16D3"/>
    <w:rsid w:val="08436763"/>
    <w:rsid w:val="092A001A"/>
    <w:rsid w:val="0BC6C2B9"/>
    <w:rsid w:val="0CF50CD7"/>
    <w:rsid w:val="0F80164C"/>
    <w:rsid w:val="0FDE101C"/>
    <w:rsid w:val="113DDBDC"/>
    <w:rsid w:val="13439382"/>
    <w:rsid w:val="147139AB"/>
    <w:rsid w:val="155F9436"/>
    <w:rsid w:val="1944AACE"/>
    <w:rsid w:val="1ACD30F4"/>
    <w:rsid w:val="1B121CD2"/>
    <w:rsid w:val="1C16AB7D"/>
    <w:rsid w:val="1C3B07B4"/>
    <w:rsid w:val="1CE83037"/>
    <w:rsid w:val="1F42DA22"/>
    <w:rsid w:val="1FD711B3"/>
    <w:rsid w:val="21155247"/>
    <w:rsid w:val="219375FC"/>
    <w:rsid w:val="21A89C86"/>
    <w:rsid w:val="21F20DD6"/>
    <w:rsid w:val="22096F04"/>
    <w:rsid w:val="22D264B7"/>
    <w:rsid w:val="25534157"/>
    <w:rsid w:val="267A6504"/>
    <w:rsid w:val="26EF11B8"/>
    <w:rsid w:val="2871C84F"/>
    <w:rsid w:val="288AE219"/>
    <w:rsid w:val="2A26B27A"/>
    <w:rsid w:val="2A338C9B"/>
    <w:rsid w:val="2D5135C4"/>
    <w:rsid w:val="2EEFB1F4"/>
    <w:rsid w:val="30DCBA77"/>
    <w:rsid w:val="30E4DB49"/>
    <w:rsid w:val="30F0B94B"/>
    <w:rsid w:val="320672A4"/>
    <w:rsid w:val="322752B6"/>
    <w:rsid w:val="35FDFA1D"/>
    <w:rsid w:val="35FFFB4A"/>
    <w:rsid w:val="36D2A85A"/>
    <w:rsid w:val="3BA6197D"/>
    <w:rsid w:val="3EA68A82"/>
    <w:rsid w:val="3FF06789"/>
    <w:rsid w:val="40C89A24"/>
    <w:rsid w:val="41386386"/>
    <w:rsid w:val="41574A29"/>
    <w:rsid w:val="4182EA16"/>
    <w:rsid w:val="41B3818B"/>
    <w:rsid w:val="4554E949"/>
    <w:rsid w:val="46721256"/>
    <w:rsid w:val="46F0B9AA"/>
    <w:rsid w:val="480DE2B7"/>
    <w:rsid w:val="488C8A0B"/>
    <w:rsid w:val="4AC61D6F"/>
    <w:rsid w:val="4ADA5B60"/>
    <w:rsid w:val="4B3DD9D3"/>
    <w:rsid w:val="4B458379"/>
    <w:rsid w:val="4D5FFB2E"/>
    <w:rsid w:val="4D93C65A"/>
    <w:rsid w:val="4EADB925"/>
    <w:rsid w:val="50A68F12"/>
    <w:rsid w:val="50C8EF90"/>
    <w:rsid w:val="55C5409A"/>
    <w:rsid w:val="571F08B7"/>
    <w:rsid w:val="5892518A"/>
    <w:rsid w:val="58A6FEF2"/>
    <w:rsid w:val="59C1BA45"/>
    <w:rsid w:val="5A48F4E0"/>
    <w:rsid w:val="5C4F6A36"/>
    <w:rsid w:val="5D94FDC9"/>
    <w:rsid w:val="5FAAD955"/>
    <w:rsid w:val="60385B2D"/>
    <w:rsid w:val="61B9ADF0"/>
    <w:rsid w:val="62261D53"/>
    <w:rsid w:val="659DBDAB"/>
    <w:rsid w:val="66F6523A"/>
    <w:rsid w:val="680BAF5D"/>
    <w:rsid w:val="68D8256A"/>
    <w:rsid w:val="6B193551"/>
    <w:rsid w:val="6DFA90BD"/>
    <w:rsid w:val="6E4E56C2"/>
    <w:rsid w:val="6EF96276"/>
    <w:rsid w:val="6F3DEC19"/>
    <w:rsid w:val="71246A4D"/>
    <w:rsid w:val="71C1AFBD"/>
    <w:rsid w:val="7245502B"/>
    <w:rsid w:val="73468411"/>
    <w:rsid w:val="739B9944"/>
    <w:rsid w:val="73B5A763"/>
    <w:rsid w:val="750BA061"/>
    <w:rsid w:val="76479755"/>
    <w:rsid w:val="788B1703"/>
    <w:rsid w:val="78DF0CE3"/>
    <w:rsid w:val="791731AE"/>
    <w:rsid w:val="7ACEA692"/>
    <w:rsid w:val="7C514E96"/>
    <w:rsid w:val="7E224DA5"/>
    <w:rsid w:val="7F04B4D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5409A"/>
  <w15:chartTrackingRefBased/>
  <w15:docId w15:val="{9C5699D6-1A1D-414D-8E15-B42441E7C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2F1A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B26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3B0E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fontstyle01">
    <w:name w:val="fontstyle01"/>
    <w:basedOn w:val="Policepardfaut"/>
    <w:rsid w:val="00C26085"/>
    <w:rPr>
      <w:rFonts w:ascii="Calibri" w:hAnsi="Calibri" w:cs="Calibri" w:hint="default"/>
      <w:b w:val="0"/>
      <w:bCs w:val="0"/>
      <w:i w:val="0"/>
      <w:iCs w:val="0"/>
      <w:color w:val="000000"/>
      <w:sz w:val="24"/>
      <w:szCs w:val="24"/>
    </w:rPr>
  </w:style>
  <w:style w:type="character" w:customStyle="1" w:styleId="Titre1Car">
    <w:name w:val="Titre 1 Car"/>
    <w:basedOn w:val="Policepardfaut"/>
    <w:link w:val="Titre1"/>
    <w:uiPriority w:val="9"/>
    <w:rsid w:val="002F1A0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2F1A05"/>
    <w:pPr>
      <w:outlineLvl w:val="9"/>
    </w:pPr>
    <w:rPr>
      <w:lang w:val="en-CA" w:eastAsia="en-CA"/>
    </w:rPr>
  </w:style>
  <w:style w:type="paragraph" w:styleId="TM1">
    <w:name w:val="toc 1"/>
    <w:basedOn w:val="Normal"/>
    <w:next w:val="Normal"/>
    <w:autoRedefine/>
    <w:uiPriority w:val="39"/>
    <w:unhideWhenUsed/>
    <w:rsid w:val="00296A6C"/>
    <w:pPr>
      <w:spacing w:after="100"/>
    </w:pPr>
  </w:style>
  <w:style w:type="character" w:styleId="Lienhypertexte">
    <w:name w:val="Hyperlink"/>
    <w:basedOn w:val="Policepardfaut"/>
    <w:uiPriority w:val="99"/>
    <w:unhideWhenUsed/>
    <w:rsid w:val="00296A6C"/>
    <w:rPr>
      <w:color w:val="0563C1" w:themeColor="hyperlink"/>
      <w:u w:val="single"/>
    </w:rPr>
  </w:style>
  <w:style w:type="paragraph" w:styleId="Paragraphedeliste">
    <w:name w:val="List Paragraph"/>
    <w:basedOn w:val="Normal"/>
    <w:uiPriority w:val="34"/>
    <w:qFormat/>
    <w:rsid w:val="005722A6"/>
    <w:pPr>
      <w:ind w:left="720"/>
      <w:contextualSpacing/>
    </w:pPr>
  </w:style>
  <w:style w:type="character" w:styleId="Mentionnonrsolue">
    <w:name w:val="Unresolved Mention"/>
    <w:basedOn w:val="Policepardfaut"/>
    <w:uiPriority w:val="99"/>
    <w:semiHidden/>
    <w:unhideWhenUsed/>
    <w:rsid w:val="008E1FBA"/>
    <w:rPr>
      <w:color w:val="605E5C"/>
      <w:shd w:val="clear" w:color="auto" w:fill="E1DFDD"/>
    </w:rPr>
  </w:style>
  <w:style w:type="character" w:customStyle="1" w:styleId="idca8979d2-9fb8-4c22-bec0-cb2b43296155-76">
    <w:name w:val="id_ca8979d2-9fb8-4c22-bec0-cb2b43296155-76"/>
    <w:basedOn w:val="Policepardfaut"/>
    <w:rsid w:val="0057093B"/>
  </w:style>
  <w:style w:type="character" w:customStyle="1" w:styleId="carseparateur">
    <w:name w:val="carseparateur"/>
    <w:basedOn w:val="Policepardfaut"/>
    <w:rsid w:val="0057093B"/>
  </w:style>
  <w:style w:type="character" w:customStyle="1" w:styleId="empanorangeplat">
    <w:name w:val="empan_orange_plat"/>
    <w:basedOn w:val="Policepardfaut"/>
    <w:rsid w:val="0057093B"/>
  </w:style>
  <w:style w:type="character" w:customStyle="1" w:styleId="id6d700f1a-a681-4504-a503-cd325834ba50-101">
    <w:name w:val="id_6d700f1a-a681-4504-a503-cd325834ba50-101"/>
    <w:basedOn w:val="Policepardfaut"/>
    <w:rsid w:val="0057093B"/>
  </w:style>
  <w:style w:type="character" w:customStyle="1" w:styleId="id6d700f1a-a681-4504-a503-cd325834ba50-103">
    <w:name w:val="id_6d700f1a-a681-4504-a503-cd325834ba50-103"/>
    <w:basedOn w:val="Policepardfaut"/>
    <w:rsid w:val="0057093B"/>
  </w:style>
  <w:style w:type="character" w:customStyle="1" w:styleId="id6d700f1a-a681-4504-a503-cd325834ba50-106">
    <w:name w:val="id_6d700f1a-a681-4504-a503-cd325834ba50-106"/>
    <w:basedOn w:val="Policepardfaut"/>
    <w:rsid w:val="0057093B"/>
  </w:style>
  <w:style w:type="character" w:customStyle="1" w:styleId="id6d700f1a-a681-4504-a503-cd325834ba50-108">
    <w:name w:val="id_6d700f1a-a681-4504-a503-cd325834ba50-108"/>
    <w:basedOn w:val="Policepardfaut"/>
    <w:rsid w:val="0057093B"/>
  </w:style>
  <w:style w:type="character" w:customStyle="1" w:styleId="id6d700f1a-a681-4504-a503-cd325834ba50-111">
    <w:name w:val="id_6d700f1a-a681-4504-a503-cd325834ba50-111"/>
    <w:basedOn w:val="Policepardfaut"/>
    <w:rsid w:val="0057093B"/>
  </w:style>
  <w:style w:type="character" w:customStyle="1" w:styleId="id6d700f1a-a681-4504-a503-cd325834ba50-114">
    <w:name w:val="id_6d700f1a-a681-4504-a503-cd325834ba50-114"/>
    <w:basedOn w:val="Policepardfaut"/>
    <w:rsid w:val="0057093B"/>
  </w:style>
  <w:style w:type="character" w:customStyle="1" w:styleId="id6d700f1a-a681-4504-a503-cd325834ba50-117">
    <w:name w:val="id_6d700f1a-a681-4504-a503-cd325834ba50-117"/>
    <w:basedOn w:val="Policepardfaut"/>
    <w:rsid w:val="0057093B"/>
  </w:style>
  <w:style w:type="character" w:customStyle="1" w:styleId="Titre2Car">
    <w:name w:val="Titre 2 Car"/>
    <w:basedOn w:val="Policepardfaut"/>
    <w:link w:val="Titre2"/>
    <w:uiPriority w:val="9"/>
    <w:rsid w:val="000B26D3"/>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8A3716"/>
    <w:pPr>
      <w:spacing w:after="100"/>
      <w:ind w:left="220"/>
    </w:pPr>
  </w:style>
  <w:style w:type="character" w:styleId="Lienhypertextesuivivisit">
    <w:name w:val="FollowedHyperlink"/>
    <w:basedOn w:val="Policepardfaut"/>
    <w:uiPriority w:val="99"/>
    <w:semiHidden/>
    <w:unhideWhenUsed/>
    <w:rsid w:val="00BE0D04"/>
    <w:rPr>
      <w:color w:val="954F72" w:themeColor="followedHyperlink"/>
      <w:u w:val="single"/>
    </w:rPr>
  </w:style>
  <w:style w:type="table" w:styleId="Grilledutableau">
    <w:name w:val="Table Grid"/>
    <w:basedOn w:val="TableauNormal"/>
    <w:uiPriority w:val="39"/>
    <w:rsid w:val="00DE6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3B0E74"/>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C124BA"/>
    <w:pPr>
      <w:spacing w:after="100"/>
      <w:ind w:left="440"/>
    </w:pPr>
  </w:style>
  <w:style w:type="paragraph" w:customStyle="1" w:styleId="puce1">
    <w:name w:val="puce1"/>
    <w:qFormat/>
    <w:rsid w:val="00042064"/>
    <w:pPr>
      <w:numPr>
        <w:numId w:val="10"/>
      </w:numPr>
      <w:suppressAutoHyphens/>
      <w:spacing w:after="200" w:line="345" w:lineRule="atLeast"/>
      <w:ind w:left="1208" w:hanging="357"/>
    </w:pPr>
    <w:rPr>
      <w:rFonts w:ascii="Liberation Serif" w:eastAsia="Noto Serif CJK SC" w:hAnsi="Liberation Serif" w:cs="Lohit Devanagari"/>
      <w:color w:val="000000"/>
      <w:kern w:val="2"/>
      <w:sz w:val="24"/>
      <w:szCs w:val="24"/>
      <w:lang w:val="fr-CA" w:eastAsia="fr-FR" w:bidi="hi-IN"/>
    </w:rPr>
  </w:style>
  <w:style w:type="paragraph" w:styleId="Rvision">
    <w:name w:val="Revision"/>
    <w:hidden/>
    <w:uiPriority w:val="99"/>
    <w:semiHidden/>
    <w:rsid w:val="00042064"/>
    <w:pPr>
      <w:spacing w:after="0" w:line="240" w:lineRule="auto"/>
    </w:pPr>
    <w:rPr>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86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www.amazon.ca/-/fr/Starts-boutons-poussoirs-lumineux-darcade/dp/B01M7PNCO9/ref=sr_1_7?__mk_fr_CA=%C3%85M%C3%85%C5%BD%C3%95%C3%91&amp;crid=3VPHZJLZYEO7J&amp;keywords=round+push+button+light+for+arcade+terminal&amp;qid=1670251302&amp;sprefix=%2Caps%2C435&amp;sr=8-7" TargetMode="Externa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digikey.ca/en/products/detail/adafruit-industries-llc/3102/6152821?utm_adgroup=Navigation%20Switches%2C%20Joystick&amp;utm_source=google&amp;utm_medium=cpc&amp;utm_campaign=Shopping_Product_Switches&amp;utm_term=&amp;productid=6152821&amp;gclid=CjwKCAiA68ebBhB-EiwALVC-Ng7TmUv2GRSFE3dT7daX5sxww1l8XgpWfhzYT7kDK8OyMjT9mWT8JxoCBmAQAvD_BwE" TargetMode="Externa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hyperlink" Target="https://www.amazon.ca/ESP-WROOM-32-d%C3%A9veloppement-Bluetooth-Microcontr%C3%B4leur-Processeur/dp/B07H2SM695/ref=sr_1_1_sspa?__mk_fr_CA=%C3%85M%C3%85%C5%BD%C3%95%C3%91&amp;crid=2C263CRILY0IR&amp;keywords=esp+32&amp;qid=1670250426&amp;s=electronics&amp;sprefix=esp+32%2Celectronics%2C122&amp;sr=1-1-spons&amp;psc=1&amp;spLa=ZW5jcnlwdGVkUXVhbGlmaWVyPUExNzcyNlIyTThSRktTJmVuY3J5cHRlZElkPUEwNTE3MTgzMloxVkE5S0owWjJLWSZlbmNyeXB0ZWRBZElkPUEwMjQ3NDExMUpQRVhZWThOWlZGMCZ3aWRnZXROYW1lPXNwX2F0ZiZhY3Rpb249Y2xpY2tSZWRpcmVjdCZkb05vdExvZ0NsaWNrPXRydWU=" TargetMode="External"/><Relationship Id="rId20" Type="http://schemas.openxmlformats.org/officeDocument/2006/relationships/customXml" Target="ink/ink1.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customXml" Target="ink/ink3.xml"/><Relationship Id="rId5" Type="http://schemas.openxmlformats.org/officeDocument/2006/relationships/numbering" Target="numbering.xml"/><Relationship Id="rId15" Type="http://schemas.openxmlformats.org/officeDocument/2006/relationships/hyperlink" Target="https://cegepdesherbrooke.sharepoint.com/sites/247-575-SHPLANIFICATIONDEPROJET-LeTouret/Documents%20partages/Le%20Touret/Bootloader/dp/B07WPCLF8Y/ref=sr_1_6?crid=2VF0SA27I6YG1&amp;keywords=atmega+32u4&amp;qid=1668442048&amp;qu=eyJxc2MiOiIwLjk2IiwicXNhIjoiMC45NyIsInFzcCI6IjAuOTkifQ%3D%3D&amp;sprefix=atme%2Caps%2C94&amp;sr=8-6"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ustomXml" Target="ink/ink2.xml"/><Relationship Id="rId27" Type="http://schemas.openxmlformats.org/officeDocument/2006/relationships/image" Target="media/image12.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0T20:41:58.52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33 1104 0 0,'27'-10'14277'0'0,"15"-5"-10866"0"0,-18 12-2617 0 0,-1 0 1 0 0,1 2-1 0 0,0 0 1 0 0,35 5-1 0 0,213 25-207 0 0,-171-29-559 0 0,-69-2-12 0 0,52 4 0 0 0,74 0-12 0 0,142 10-30 0 0,219-12-225 0 0,-413 0 292 0 0,150 20-1 0 0,-68-3-10 0 0,178-5-41 0 0,-318-12 180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0T20:41:48.611"/>
    </inkml:context>
    <inkml:brush xml:id="br0">
      <inkml:brushProperty name="width" value="0.025" units="cm"/>
      <inkml:brushProperty name="height" value="0.025" units="cm"/>
      <inkml:brushProperty name="color" value="#E71224"/>
    </inkml:brush>
  </inkml:definitions>
  <inkml:trace contextRef="#ctx0" brushRef="#br0">39 55 224 0 0</inkml:trace>
  <inkml:trace contextRef="#ctx0" brushRef="#br0" timeOffset="569.71">1 10 448 0 0,'0'-1'14020'0'0,"0"1"-13744"0"0,11-3-3067 0 0</inkml:trace>
  <inkml:trace contextRef="#ctx0" brushRef="#br0" timeOffset="4950.53">21 12 224 0 0,'28'3'14045'0'0,"-5"0"-8479"0"0,-2-4-3365 0 0,13-5-1598 0 0,5 1-403 0 0,-38 5-205 0 0,-1 0 1 0 0,43 2 93 0 0,63-10 27 0 0,-9 12-85 0 0,135 23 0 0 0,-68-3-18 0 0,-145-21-15 0 0,-14-1-5 0 0,0-1 0 0 0,1 0 0 0 0,-1-1 0 0 0,0 1 0 0 0,0-1 0 0 0,0 0 0 0 0,1 0 0 0 0,-1 0 0 0 0,0-1 0 0 0,7-1 0 0 0,0-8-33 0 0,-11 9 28 0 0,1-1-1 0 0,-1 1 1 0 0,0 0 0 0 0,1 0 0 0 0,-1 0-1 0 0,1 0 1 0 0,-1 0 0 0 0,1 0 0 0 0,-1 0 0 0 0,1 1-1 0 0,0-1 1 0 0,-1 1 0 0 0,1-1 0 0 0,1 0-1 0 0,444 12 627 0 0,-382-9-577 0 0,113 1-68 0 0,152 10 139 0 0,106 7-21 0 0,-395-18-81 0 0,42 7 0 0 0,-58-5-3 0 0,-1-1-1 0 0,1-1 1 0 0,0-1-1 0 0,0-1 1 0 0,0-1 0 0 0,30-6-1 0 0,72-12-105 0 0,-98 16 97 0 0,-19 2-79 0 0,-1-1 0 0 0,1-1 0 0 0,-1 1 0 0 0,0-1 0 0 0,0-1 0 0 0,0 0 0 0 0,15-9 0 0 0,-21 12 204 0 0,-6 6-140 0 0,-8 25-114 0 0,-24 188 97 0 0,27-40 24 0 0,-1-127 64 0 0,9-51 22 0 0,1 27-1178 0 0,-1-17-3165 0 0,-1-24-1717 0 0,-8-9-1191 0 0,3 13 4981 0 0,2 1 544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12-20T20:41:12.102"/>
    </inkml:context>
    <inkml:brush xml:id="br0">
      <inkml:brushProperty name="width" value="0.025" units="cm"/>
      <inkml:brushProperty name="height" value="0.025" units="cm"/>
      <inkml:brushProperty name="color" value="#E71224"/>
    </inkml:brush>
  </inkml:definitions>
  <inkml:trace contextRef="#ctx0" brushRef="#br0">15 0 1076 0 0,'2'9'7561'0'0,"3"1"-5554"0"0,-3-7-2107 0 0,0 0 1 0 0,-1 0-1 0 0,1 0 0 0 0,-1 0 1 0 0,0 0-1 0 0,0 0 0 0 0,0 0 1 0 0,0 6-1 0 0,-1 25 154 0 0,1-5-40 0 0,-1 0 0 0 0,-7 41-1 0 0,2-38-43 0 0,-1 49-1 0 0,6-6 12 0 0,0-73 21 0 0,-13 112-29 0 0,10-107 52 0 0,7-5-77 0 0,-3-1 48 0 0,40-13 254 0 0,-25 7-271 0 0,-12 4 12 0 0,0-1-1 0 0,-1 1 0 0 0,1 0 1 0 0,0 0-1 0 0,0 0 1 0 0,0 0-1 0 0,0 1 0 0 0,0-1 1 0 0,0 1-1 0 0,0 0 1 0 0,0 1-1 0 0,0-1 0 0 0,5 2 1 0 0,-9-2 9 0 0,4 2 1 0 0,0-1 0 0 0,0-1 0 0 0,0 1 0 0 0,0 0 0 0 0,0-1 0 0 0,0 0 0 0 0,0 0 0 0 0,0 0-1 0 0,5-1 1 0 0,1 0 1 0 0,-9 1-5 0 0,58 2 1803 0 0,29 4 1574 0 0,89 0-847 0 0,-137-5-2551 0 0,0 2 0 0 0,0 1-1 0 0,-1 2 1 0 0,44 12-1 0 0,-79-17 27 0 0,37 5-3 0 0,0-2 0 0 0,0-2 0 0 0,0-1 0 0 0,58-7 0 0 0,-37 2-18 0 0,-17 2-53 0 0,4-2 51 0 0,-1 3-1 0 0,91 9 1 0 0,-66 4 27 0 0,-28-3 49 0 0,-1-3 1 0 0,1-2-1 0 0,47 0 1 0 0,-14-4-75 0 0,135 18 1 0 0,-156-11 37 0 0,90-2-99 0 0,-34-4 33 0 0,-78 1 109 0 0,56-6 0 0 0,95-25-1514 0 0,-69 9 571 0 0,1 15 428 0 0,-116 5 387 0 0,0-1 1 0 0,-1 1 0 0 0,1 0-1 0 0,-1 0 1 0 0,1 0 0 0 0,0 0-1 0 0,-1 0 1 0 0,1 0 0 0 0,0 1 0 0 0,-1-1-1 0 0,1 0 1 0 0,-1 1 0 0 0,1-1-1 0 0,-1 1 1 0 0,1 0 0 0 0,-1-1-1 0 0,3 3 1 0 0,11 4 171 0 0,-9-6 51 0 0,0 0 0 0 0,0-1 0 0 0,0 1 0 0 0,0-2 0 0 0,0 1 0 0 0,0-1-1 0 0,0 1 1 0 0,0-2 0 0 0,0 1 0 0 0,-1-1 0 0 0,1 0 0 0 0,5-2 0 0 0,-2 2 615 0 0,-9 6 3426 0 0,-7 0-3135 0 0,3-6-7591 0 0,-24-22-6402 0 0,22 17 11086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CCD8DD78CB75478FB7A49606877AA1" ma:contentTypeVersion="2" ma:contentTypeDescription="Crée un document." ma:contentTypeScope="" ma:versionID="a24462d5e0c1d66b33a9f1cc3b90736f">
  <xsd:schema xmlns:xsd="http://www.w3.org/2001/XMLSchema" xmlns:xs="http://www.w3.org/2001/XMLSchema" xmlns:p="http://schemas.microsoft.com/office/2006/metadata/properties" xmlns:ns2="59f032a8-2326-4110-a897-48ad6ab7eae4" targetNamespace="http://schemas.microsoft.com/office/2006/metadata/properties" ma:root="true" ma:fieldsID="c0c5f6991bd473b11ddc278ad5b4baea" ns2:_="">
    <xsd:import namespace="59f032a8-2326-4110-a897-48ad6ab7eae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f032a8-2326-4110-a897-48ad6ab7ea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E1350B-6A1A-4981-8949-61D5F3609D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f032a8-2326-4110-a897-48ad6ab7ea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C72278-4F81-4EC6-ACF9-D02AF7CFF19E}">
  <ds:schemaRefs>
    <ds:schemaRef ds:uri="http://schemas.openxmlformats.org/officeDocument/2006/bibliography"/>
  </ds:schemaRefs>
</ds:datastoreItem>
</file>

<file path=customXml/itemProps3.xml><?xml version="1.0" encoding="utf-8"?>
<ds:datastoreItem xmlns:ds="http://schemas.openxmlformats.org/officeDocument/2006/customXml" ds:itemID="{565899DA-0145-4586-B218-0246ED4C01D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E4CE87-98B7-4479-A5A3-6224313B5D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8</Pages>
  <Words>1194</Words>
  <Characters>6573</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Savoie, Mathis</dc:creator>
  <cp:keywords/>
  <dc:description/>
  <cp:lastModifiedBy>Huppé, Nicolas</cp:lastModifiedBy>
  <cp:revision>4</cp:revision>
  <cp:lastPrinted>2022-12-19T14:44:00Z</cp:lastPrinted>
  <dcterms:created xsi:type="dcterms:W3CDTF">2022-12-19T16:26:00Z</dcterms:created>
  <dcterms:modified xsi:type="dcterms:W3CDTF">2022-12-20T20:48:00Z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0x01010099CCD8DD78CB75478FB7A49606877AA1</vt:lpwstr>
  </property>
</Properties>
</file>